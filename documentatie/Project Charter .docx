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171B" w14:textId="77777777" w:rsidR="008861A0" w:rsidRDefault="002C1BEF">
      <w:r>
        <w:rPr>
          <w:noProof/>
        </w:rPr>
        <w:drawing>
          <wp:inline distT="0" distB="0" distL="0" distR="0" wp14:anchorId="31006EFC" wp14:editId="78AE8226">
            <wp:extent cx="2286000" cy="892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8c4c62-4f82-4717-b4a4-61b8220d412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9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81F7" w14:textId="77777777" w:rsidR="00CA2300" w:rsidRDefault="00CA2300">
      <w:pPr>
        <w:jc w:val="center"/>
        <w:rPr>
          <w:rFonts w:ascii="Segoe UI" w:hAnsi="Segoe UI"/>
          <w:b/>
          <w:color w:val="000000" w:themeColor="text1"/>
          <w:sz w:val="52"/>
        </w:rPr>
      </w:pPr>
    </w:p>
    <w:p w14:paraId="62586D0F" w14:textId="77777777" w:rsidR="00CA2300" w:rsidRDefault="00CA2300">
      <w:pPr>
        <w:jc w:val="center"/>
        <w:rPr>
          <w:rFonts w:ascii="Segoe UI" w:hAnsi="Segoe UI"/>
          <w:b/>
          <w:color w:val="000000" w:themeColor="text1"/>
          <w:sz w:val="52"/>
        </w:rPr>
      </w:pPr>
    </w:p>
    <w:p w14:paraId="5C030EE1" w14:textId="77777777" w:rsidR="00B0513C" w:rsidRDefault="00B0513C">
      <w:pPr>
        <w:jc w:val="center"/>
        <w:rPr>
          <w:rFonts w:ascii="Segoe UI" w:hAnsi="Segoe UI"/>
          <w:b/>
          <w:color w:val="000000" w:themeColor="text1"/>
          <w:sz w:val="52"/>
        </w:rPr>
      </w:pPr>
    </w:p>
    <w:p w14:paraId="6AB91AE2" w14:textId="0B2F5B18" w:rsidR="008861A0" w:rsidRPr="00CA2300" w:rsidRDefault="002C1BEF">
      <w:pPr>
        <w:jc w:val="center"/>
        <w:rPr>
          <w:color w:val="000000" w:themeColor="text1"/>
        </w:rPr>
      </w:pPr>
      <w:r w:rsidRPr="00CA2300">
        <w:rPr>
          <w:rFonts w:ascii="Segoe UI" w:hAnsi="Segoe UI"/>
          <w:b/>
          <w:color w:val="000000" w:themeColor="text1"/>
          <w:sz w:val="52"/>
        </w:rPr>
        <w:t>Project Charter – To‑Do List</w:t>
      </w:r>
    </w:p>
    <w:p w14:paraId="5A493328" w14:textId="77777777" w:rsidR="008861A0" w:rsidRDefault="002C1BEF">
      <w:r>
        <w:br/>
      </w:r>
    </w:p>
    <w:p w14:paraId="453C6451" w14:textId="69D94A5B" w:rsidR="008861A0" w:rsidRDefault="002C1BEF">
      <w:pPr>
        <w:jc w:val="center"/>
      </w:pPr>
      <w:r>
        <w:rPr>
          <w:rFonts w:ascii="Segoe UI" w:hAnsi="Segoe UI"/>
          <w:color w:val="323232"/>
          <w:sz w:val="24"/>
        </w:rPr>
        <w:br/>
      </w:r>
      <w:r>
        <w:rPr>
          <w:rFonts w:ascii="Segoe UI" w:hAnsi="Segoe UI"/>
          <w:color w:val="323232"/>
          <w:sz w:val="24"/>
        </w:rPr>
        <w:br/>
      </w:r>
    </w:p>
    <w:p w14:paraId="55A58E49" w14:textId="7C5EC58C" w:rsidR="00B0513C" w:rsidRDefault="00B0513C"/>
    <w:p w14:paraId="174FD87F" w14:textId="77777777" w:rsidR="00B0513C" w:rsidRDefault="00B0513C"/>
    <w:p w14:paraId="01E13998" w14:textId="77777777" w:rsidR="00163075" w:rsidRDefault="00163075"/>
    <w:p w14:paraId="035C4DFB" w14:textId="77777777" w:rsidR="00163075" w:rsidRDefault="00163075"/>
    <w:p w14:paraId="136501E9" w14:textId="3244327C" w:rsidR="00B0513C" w:rsidRDefault="00B0513C">
      <w:pPr>
        <w:rPr>
          <w:b/>
          <w:bCs/>
          <w:sz w:val="32"/>
          <w:szCs w:val="32"/>
        </w:rPr>
      </w:pPr>
      <w:r w:rsidRPr="00B0513C">
        <w:rPr>
          <w:b/>
          <w:bCs/>
          <w:sz w:val="32"/>
          <w:szCs w:val="32"/>
        </w:rPr>
        <w:t>ECHIPA FANTASTIK</w:t>
      </w:r>
    </w:p>
    <w:p w14:paraId="6E124BF1" w14:textId="77777777" w:rsidR="00B0513C" w:rsidRPr="00B0513C" w:rsidRDefault="00B0513C">
      <w:pPr>
        <w:rPr>
          <w:sz w:val="32"/>
          <w:szCs w:val="32"/>
        </w:rPr>
      </w:pPr>
      <w:r w:rsidRPr="00B0513C">
        <w:rPr>
          <w:sz w:val="32"/>
          <w:szCs w:val="32"/>
        </w:rPr>
        <w:t xml:space="preserve">Alexandru </w:t>
      </w:r>
      <w:r w:rsidRPr="00B0513C">
        <w:rPr>
          <w:b/>
          <w:bCs/>
          <w:sz w:val="32"/>
          <w:szCs w:val="32"/>
        </w:rPr>
        <w:t>Corbu</w:t>
      </w:r>
      <w:r w:rsidRPr="00B0513C">
        <w:rPr>
          <w:sz w:val="32"/>
          <w:szCs w:val="32"/>
        </w:rPr>
        <w:t xml:space="preserve"> </w:t>
      </w:r>
    </w:p>
    <w:p w14:paraId="2564F3F8" w14:textId="77777777" w:rsidR="00B0513C" w:rsidRPr="00B0513C" w:rsidRDefault="00B0513C">
      <w:pPr>
        <w:rPr>
          <w:b/>
          <w:bCs/>
          <w:sz w:val="32"/>
          <w:szCs w:val="32"/>
        </w:rPr>
      </w:pPr>
      <w:r w:rsidRPr="00B0513C">
        <w:rPr>
          <w:sz w:val="32"/>
          <w:szCs w:val="32"/>
        </w:rPr>
        <w:t xml:space="preserve">Cristina Claudia </w:t>
      </w:r>
      <w:r w:rsidRPr="00B0513C">
        <w:rPr>
          <w:b/>
          <w:bCs/>
          <w:sz w:val="32"/>
          <w:szCs w:val="32"/>
        </w:rPr>
        <w:t>Nechifor</w:t>
      </w:r>
    </w:p>
    <w:p w14:paraId="153BD541" w14:textId="5E505BED" w:rsidR="00B0513C" w:rsidRPr="00B0513C" w:rsidRDefault="00B0513C">
      <w:pPr>
        <w:rPr>
          <w:b/>
          <w:bCs/>
          <w:sz w:val="32"/>
          <w:szCs w:val="32"/>
        </w:rPr>
      </w:pPr>
      <w:r w:rsidRPr="00B0513C">
        <w:rPr>
          <w:sz w:val="32"/>
          <w:szCs w:val="32"/>
        </w:rPr>
        <w:t>Daniel</w:t>
      </w:r>
      <w:r>
        <w:rPr>
          <w:sz w:val="32"/>
          <w:szCs w:val="32"/>
        </w:rPr>
        <w:t xml:space="preserve">-Ioachim </w:t>
      </w:r>
      <w:r w:rsidRPr="00B0513C">
        <w:rPr>
          <w:b/>
          <w:bCs/>
          <w:sz w:val="32"/>
          <w:szCs w:val="32"/>
        </w:rPr>
        <w:t xml:space="preserve">Munteanu </w:t>
      </w:r>
    </w:p>
    <w:p w14:paraId="0D044DD4" w14:textId="28B8556B" w:rsidR="00B0513C" w:rsidRPr="00B0513C" w:rsidRDefault="00B0513C">
      <w:pPr>
        <w:rPr>
          <w:b/>
          <w:bCs/>
          <w:sz w:val="32"/>
          <w:szCs w:val="32"/>
        </w:rPr>
      </w:pPr>
      <w:r w:rsidRPr="00B0513C">
        <w:rPr>
          <w:sz w:val="32"/>
          <w:szCs w:val="32"/>
        </w:rPr>
        <w:t xml:space="preserve">Dana </w:t>
      </w:r>
      <w:r w:rsidR="005628CA">
        <w:rPr>
          <w:sz w:val="32"/>
          <w:szCs w:val="32"/>
        </w:rPr>
        <w:t xml:space="preserve">Alexandra </w:t>
      </w:r>
      <w:r w:rsidRPr="00B0513C">
        <w:rPr>
          <w:b/>
          <w:bCs/>
          <w:sz w:val="32"/>
          <w:szCs w:val="32"/>
        </w:rPr>
        <w:t xml:space="preserve">Stoian </w:t>
      </w:r>
    </w:p>
    <w:p w14:paraId="37638491" w14:textId="7128FF81" w:rsidR="00E557EB" w:rsidRDefault="00B0513C" w:rsidP="00E557EB">
      <w:pPr>
        <w:rPr>
          <w:b/>
          <w:bCs/>
          <w:sz w:val="32"/>
          <w:szCs w:val="32"/>
        </w:rPr>
      </w:pPr>
      <w:r w:rsidRPr="00B0513C">
        <w:rPr>
          <w:sz w:val="32"/>
          <w:szCs w:val="32"/>
        </w:rPr>
        <w:t xml:space="preserve">Simona </w:t>
      </w:r>
      <w:r w:rsidRPr="00B0513C">
        <w:rPr>
          <w:b/>
          <w:bCs/>
          <w:sz w:val="32"/>
          <w:szCs w:val="32"/>
        </w:rPr>
        <w:t>Gram</w:t>
      </w:r>
      <w:r w:rsidR="00E557EB">
        <w:rPr>
          <w:b/>
          <w:bCs/>
          <w:sz w:val="32"/>
          <w:szCs w:val="32"/>
        </w:rPr>
        <w:t>a</w:t>
      </w:r>
    </w:p>
    <w:p w14:paraId="72D44398" w14:textId="77777777" w:rsidR="00D01C43" w:rsidRDefault="00D01C43" w:rsidP="00E557EB">
      <w:pPr>
        <w:rPr>
          <w:b/>
          <w:bCs/>
          <w:sz w:val="32"/>
          <w:szCs w:val="32"/>
        </w:rPr>
      </w:pPr>
    </w:p>
    <w:p w14:paraId="47BE624E" w14:textId="77777777" w:rsidR="00D01C43" w:rsidRDefault="00D01C43" w:rsidP="00E557EB">
      <w:pPr>
        <w:rPr>
          <w:b/>
          <w:bCs/>
          <w:sz w:val="32"/>
          <w:szCs w:val="32"/>
        </w:rPr>
      </w:pPr>
    </w:p>
    <w:p w14:paraId="16A5372A" w14:textId="77777777" w:rsidR="00D01C43" w:rsidRDefault="00D01C43" w:rsidP="00E557EB">
      <w:pPr>
        <w:rPr>
          <w:b/>
          <w:bCs/>
          <w:sz w:val="32"/>
          <w:szCs w:val="32"/>
        </w:rPr>
      </w:pPr>
    </w:p>
    <w:p w14:paraId="0C757A37" w14:textId="77777777" w:rsidR="00D01C43" w:rsidRDefault="00D01C43" w:rsidP="00E557EB">
      <w:pPr>
        <w:rPr>
          <w:b/>
          <w:bCs/>
          <w:sz w:val="32"/>
          <w:szCs w:val="32"/>
        </w:rPr>
      </w:pPr>
    </w:p>
    <w:p w14:paraId="16D470EC" w14:textId="77777777" w:rsidR="00D01C43" w:rsidRPr="00E557EB" w:rsidRDefault="00D01C43" w:rsidP="00E557EB">
      <w:pPr>
        <w:rPr>
          <w:b/>
          <w:bCs/>
          <w:sz w:val="32"/>
          <w:szCs w:val="32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906952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F72625F" w14:textId="0234A3EB" w:rsidR="00D01C43" w:rsidRPr="00D01C43" w:rsidRDefault="00D01C43" w:rsidP="00D01C43">
          <w:pPr>
            <w:pStyle w:val="TOCHeading"/>
            <w:rPr>
              <w:rFonts w:ascii="Segoe UI" w:hAnsi="Segoe UI" w:cs="Segoe UI"/>
              <w:color w:val="000000" w:themeColor="text1"/>
              <w:sz w:val="32"/>
              <w:szCs w:val="32"/>
            </w:rPr>
          </w:pPr>
          <w:proofErr w:type="spellStart"/>
          <w:r w:rsidRPr="00D01C43">
            <w:rPr>
              <w:rFonts w:ascii="Segoe UI" w:hAnsi="Segoe UI" w:cs="Segoe UI"/>
              <w:color w:val="000000" w:themeColor="text1"/>
              <w:sz w:val="32"/>
              <w:szCs w:val="32"/>
            </w:rPr>
            <w:t>Cuprins</w:t>
          </w:r>
          <w:proofErr w:type="spellEnd"/>
        </w:p>
        <w:p w14:paraId="7CBA00F3" w14:textId="661F1928" w:rsidR="00B4697A" w:rsidRDefault="00E557EB">
          <w:pPr>
            <w:pStyle w:val="TOC2"/>
            <w:rPr>
              <w:rFonts w:asciiTheme="minorHAnsi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38457" w:history="1">
            <w:r w:rsidR="00B4697A" w:rsidRPr="007D7426">
              <w:rPr>
                <w:rStyle w:val="Hyperlink"/>
              </w:rPr>
              <w:t>1.</w:t>
            </w:r>
            <w:r w:rsidR="00B4697A">
              <w:rPr>
                <w:rFonts w:asciiTheme="minorHAnsi" w:hAnsiTheme="minorHAnsi" w:cstheme="minorBidi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B4697A" w:rsidRPr="007D7426">
              <w:rPr>
                <w:rStyle w:val="Hyperlink"/>
              </w:rPr>
              <w:t>Informații generale despre proiect</w:t>
            </w:r>
            <w:r w:rsidR="00B4697A">
              <w:rPr>
                <w:webHidden/>
              </w:rPr>
              <w:tab/>
            </w:r>
            <w:r w:rsidR="00B4697A">
              <w:rPr>
                <w:webHidden/>
              </w:rPr>
              <w:fldChar w:fldCharType="begin"/>
            </w:r>
            <w:r w:rsidR="00B4697A">
              <w:rPr>
                <w:webHidden/>
              </w:rPr>
              <w:instrText xml:space="preserve"> PAGEREF _Toc214538457 \h </w:instrText>
            </w:r>
            <w:r w:rsidR="00B4697A">
              <w:rPr>
                <w:webHidden/>
              </w:rPr>
            </w:r>
            <w:r w:rsidR="00B4697A">
              <w:rPr>
                <w:webHidden/>
              </w:rPr>
              <w:fldChar w:fldCharType="separate"/>
            </w:r>
            <w:r w:rsidR="00B4697A">
              <w:rPr>
                <w:webHidden/>
              </w:rPr>
              <w:t>3</w:t>
            </w:r>
            <w:r w:rsidR="00B4697A">
              <w:rPr>
                <w:webHidden/>
              </w:rPr>
              <w:fldChar w:fldCharType="end"/>
            </w:r>
          </w:hyperlink>
        </w:p>
        <w:p w14:paraId="06C36C35" w14:textId="0BAEBB7A" w:rsidR="00B4697A" w:rsidRDefault="00B4697A">
          <w:pPr>
            <w:pStyle w:val="TOC2"/>
            <w:rPr>
              <w:rFonts w:asciiTheme="minorHAnsi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538458" w:history="1">
            <w:r w:rsidRPr="007D7426">
              <w:rPr>
                <w:rStyle w:val="Hyperlink"/>
              </w:rPr>
              <w:t>2.</w:t>
            </w:r>
            <w:r>
              <w:rPr>
                <w:rFonts w:asciiTheme="minorHAnsi" w:hAnsiTheme="minorHAnsi" w:cstheme="minorBidi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D7426">
              <w:rPr>
                <w:rStyle w:val="Hyperlink"/>
              </w:rPr>
              <w:t>Scopul proiectului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_Toc214538458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21ADF89" w14:textId="3E16FAFE" w:rsidR="00B4697A" w:rsidRDefault="00B4697A">
          <w:pPr>
            <w:pStyle w:val="TOC2"/>
            <w:rPr>
              <w:rFonts w:asciiTheme="minorHAnsi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538459" w:history="1">
            <w:r w:rsidRPr="007D7426">
              <w:rPr>
                <w:rStyle w:val="Hyperlink"/>
              </w:rPr>
              <w:t>3.</w:t>
            </w:r>
            <w:r>
              <w:rPr>
                <w:rFonts w:asciiTheme="minorHAnsi" w:hAnsiTheme="minorHAnsi" w:cstheme="minorBidi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D7426">
              <w:rPr>
                <w:rStyle w:val="Hyperlink"/>
              </w:rPr>
              <w:t>Specificațiile proiectului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_Toc214538459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BFE39AD" w14:textId="45A3D055" w:rsidR="00B4697A" w:rsidRDefault="00B4697A">
          <w:pPr>
            <w:pStyle w:val="TOC2"/>
            <w:rPr>
              <w:rFonts w:asciiTheme="minorHAnsi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538460" w:history="1">
            <w:r w:rsidRPr="007D7426">
              <w:rPr>
                <w:rStyle w:val="Hyperlink"/>
              </w:rPr>
              <w:t>4.</w:t>
            </w:r>
            <w:r>
              <w:rPr>
                <w:rFonts w:asciiTheme="minorHAnsi" w:hAnsiTheme="minorHAnsi" w:cstheme="minorBidi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D7426">
              <w:rPr>
                <w:rStyle w:val="Hyperlink"/>
              </w:rPr>
              <w:t>Justificarea costului proiectului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_Toc214538460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2F77072" w14:textId="0C1A4736" w:rsidR="00B4697A" w:rsidRDefault="00B4697A">
          <w:pPr>
            <w:pStyle w:val="TOC2"/>
            <w:rPr>
              <w:rFonts w:asciiTheme="minorHAnsi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538461" w:history="1">
            <w:r w:rsidRPr="007D7426">
              <w:rPr>
                <w:rStyle w:val="Hyperlink"/>
              </w:rPr>
              <w:t>5.</w:t>
            </w:r>
            <w:r>
              <w:rPr>
                <w:rFonts w:asciiTheme="minorHAnsi" w:hAnsiTheme="minorHAnsi" w:cstheme="minorBidi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D7426">
              <w:rPr>
                <w:rStyle w:val="Hyperlink"/>
              </w:rPr>
              <w:t>Cerințe minimale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_Toc214538461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9A1B401" w14:textId="68CF9CC0" w:rsidR="00B4697A" w:rsidRDefault="00B4697A">
          <w:pPr>
            <w:pStyle w:val="TOC2"/>
            <w:rPr>
              <w:rFonts w:asciiTheme="minorHAnsi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538462" w:history="1">
            <w:r w:rsidRPr="007D7426">
              <w:rPr>
                <w:rStyle w:val="Hyperlink"/>
              </w:rPr>
              <w:t>6.</w:t>
            </w:r>
            <w:r>
              <w:rPr>
                <w:rFonts w:asciiTheme="minorHAnsi" w:hAnsiTheme="minorHAnsi" w:cstheme="minorBidi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D7426">
              <w:rPr>
                <w:rStyle w:val="Hyperlink"/>
              </w:rPr>
              <w:t>Cerințe suplimentare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_Toc214538462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B838E76" w14:textId="1DE11C52" w:rsidR="00B4697A" w:rsidRDefault="00B4697A">
          <w:pPr>
            <w:pStyle w:val="TOC2"/>
            <w:rPr>
              <w:rFonts w:asciiTheme="minorHAnsi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538463" w:history="1">
            <w:r w:rsidRPr="007D7426">
              <w:rPr>
                <w:rStyle w:val="Hyperlink"/>
              </w:rPr>
              <w:t>7.</w:t>
            </w:r>
            <w:r>
              <w:rPr>
                <w:rFonts w:asciiTheme="minorHAnsi" w:hAnsiTheme="minorHAnsi" w:cstheme="minorBidi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D7426">
              <w:rPr>
                <w:rStyle w:val="Hyperlink"/>
              </w:rPr>
              <w:t>Structura echipei și responsabilități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_Toc214538463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0FD27B3" w14:textId="364BCE8C" w:rsidR="00B4697A" w:rsidRDefault="00B4697A">
          <w:pPr>
            <w:pStyle w:val="TOC2"/>
            <w:rPr>
              <w:rFonts w:asciiTheme="minorHAnsi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538464" w:history="1">
            <w:r w:rsidRPr="007D7426">
              <w:rPr>
                <w:rStyle w:val="Hyperlink"/>
              </w:rPr>
              <w:t>9.</w:t>
            </w:r>
            <w:r>
              <w:rPr>
                <w:rFonts w:asciiTheme="minorHAnsi" w:hAnsiTheme="minorHAnsi" w:cstheme="minorBidi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D7426">
              <w:rPr>
                <w:rStyle w:val="Hyperlink"/>
              </w:rPr>
              <w:t>Risc și constrângeri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_Toc214538464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AE8C7E8" w14:textId="42DB50DC" w:rsidR="00B4697A" w:rsidRDefault="00B4697A">
          <w:pPr>
            <w:pStyle w:val="TOC2"/>
            <w:rPr>
              <w:rFonts w:asciiTheme="minorHAnsi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538465" w:history="1">
            <w:r w:rsidRPr="007D7426">
              <w:rPr>
                <w:rStyle w:val="Hyperlink"/>
              </w:rPr>
              <w:t>10.</w:t>
            </w:r>
            <w:r>
              <w:rPr>
                <w:rFonts w:asciiTheme="minorHAnsi" w:hAnsiTheme="minorHAnsi" w:cstheme="minorBidi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D7426">
              <w:rPr>
                <w:rStyle w:val="Hyperlink"/>
              </w:rPr>
              <w:t>Criterii de success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_Toc214538465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DB59BB3" w14:textId="2F49ECDE" w:rsidR="00E557EB" w:rsidRDefault="00E557EB" w:rsidP="00E557EB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FA6EBE8" w14:textId="6B230B60" w:rsidR="00E557EB" w:rsidRDefault="00E557EB"/>
    <w:p w14:paraId="0645AC9D" w14:textId="0F3430B8" w:rsidR="00E557EB" w:rsidRDefault="00E557EB"/>
    <w:p w14:paraId="4DEA305B" w14:textId="7CA0609A" w:rsidR="00216162" w:rsidRDefault="00216162"/>
    <w:p w14:paraId="1C396B77" w14:textId="77777777" w:rsidR="00E557EB" w:rsidRDefault="00E557EB"/>
    <w:p w14:paraId="633511E0" w14:textId="77777777" w:rsidR="00E557EB" w:rsidRDefault="00E557EB"/>
    <w:p w14:paraId="23C2BCD9" w14:textId="77777777" w:rsidR="00E557EB" w:rsidRDefault="00E557EB"/>
    <w:p w14:paraId="5002DFCA" w14:textId="77777777" w:rsidR="00E557EB" w:rsidRDefault="00E557EB"/>
    <w:p w14:paraId="33AAD16B" w14:textId="77777777" w:rsidR="00E557EB" w:rsidRDefault="00E557EB"/>
    <w:p w14:paraId="5B6681BC" w14:textId="77777777" w:rsidR="00E557EB" w:rsidRDefault="00E557EB"/>
    <w:p w14:paraId="42476859" w14:textId="77777777" w:rsidR="00E557EB" w:rsidRDefault="00E557EB"/>
    <w:p w14:paraId="31C033F3" w14:textId="77777777" w:rsidR="00E557EB" w:rsidRDefault="00E557EB"/>
    <w:p w14:paraId="4C53A9F4" w14:textId="77777777" w:rsidR="00E557EB" w:rsidRDefault="00E557EB"/>
    <w:p w14:paraId="19B3B9D3" w14:textId="77777777" w:rsidR="00E557EB" w:rsidRDefault="00E557EB"/>
    <w:p w14:paraId="4178E253" w14:textId="77777777" w:rsidR="00E557EB" w:rsidRDefault="00E557EB"/>
    <w:p w14:paraId="54DC20B2" w14:textId="77777777" w:rsidR="00216162" w:rsidRDefault="00216162"/>
    <w:p w14:paraId="35ACDE40" w14:textId="6F4A81F6" w:rsidR="008861A0" w:rsidRDefault="002C1BEF" w:rsidP="00B0513C">
      <w:pPr>
        <w:pStyle w:val="Heading2"/>
        <w:numPr>
          <w:ilvl w:val="0"/>
          <w:numId w:val="10"/>
        </w:numPr>
        <w:rPr>
          <w:i/>
          <w:iCs/>
          <w:color w:val="000000" w:themeColor="text1"/>
          <w:sz w:val="32"/>
          <w:szCs w:val="32"/>
        </w:rPr>
      </w:pPr>
      <w:bookmarkStart w:id="0" w:name="_Toc214538457"/>
      <w:bookmarkStart w:id="1" w:name="_Toc212800706"/>
      <w:proofErr w:type="spellStart"/>
      <w:r w:rsidRPr="00B0513C">
        <w:rPr>
          <w:i/>
          <w:iCs/>
          <w:color w:val="000000" w:themeColor="text1"/>
          <w:sz w:val="32"/>
          <w:szCs w:val="32"/>
        </w:rPr>
        <w:t>Informații</w:t>
      </w:r>
      <w:proofErr w:type="spellEnd"/>
      <w:r w:rsidRPr="00B0513C">
        <w:rPr>
          <w:i/>
          <w:iCs/>
          <w:color w:val="000000" w:themeColor="text1"/>
          <w:sz w:val="32"/>
          <w:szCs w:val="32"/>
        </w:rPr>
        <w:t xml:space="preserve"> generale </w:t>
      </w:r>
      <w:proofErr w:type="spellStart"/>
      <w:r w:rsidRPr="00B0513C">
        <w:rPr>
          <w:i/>
          <w:iCs/>
          <w:color w:val="000000" w:themeColor="text1"/>
          <w:sz w:val="32"/>
          <w:szCs w:val="32"/>
        </w:rPr>
        <w:t>despre</w:t>
      </w:r>
      <w:proofErr w:type="spellEnd"/>
      <w:r w:rsidRPr="00B0513C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B0513C">
        <w:rPr>
          <w:i/>
          <w:iCs/>
          <w:color w:val="000000" w:themeColor="text1"/>
          <w:sz w:val="32"/>
          <w:szCs w:val="32"/>
        </w:rPr>
        <w:t>proiect</w:t>
      </w:r>
      <w:bookmarkEnd w:id="0"/>
      <w:bookmarkEnd w:id="1"/>
      <w:proofErr w:type="spellEnd"/>
    </w:p>
    <w:p w14:paraId="4C5ECC7E" w14:textId="77777777" w:rsidR="00B0513C" w:rsidRPr="00B0513C" w:rsidRDefault="00B0513C" w:rsidP="003E5A12"/>
    <w:tbl>
      <w:tblPr>
        <w:tblStyle w:val="MediumGrid2-Accent3"/>
        <w:tblW w:w="5000" w:type="pct"/>
        <w:tblLook w:val="04A0" w:firstRow="1" w:lastRow="0" w:firstColumn="1" w:lastColumn="0" w:noHBand="0" w:noVBand="1"/>
      </w:tblPr>
      <w:tblGrid>
        <w:gridCol w:w="3779"/>
        <w:gridCol w:w="5240"/>
      </w:tblGrid>
      <w:tr w:rsidR="00CA2300" w14:paraId="24B66483" w14:textId="77777777" w:rsidTr="00CA23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95" w:type="pct"/>
          </w:tcPr>
          <w:p w14:paraId="3F7B987D" w14:textId="1C5754F1" w:rsidR="00CA2300" w:rsidRDefault="00CA2300" w:rsidP="003E5A12">
            <w:pPr>
              <w:spacing w:after="160"/>
              <w:jc w:val="center"/>
              <w:rPr>
                <w:rFonts w:ascii="Segoe UI" w:hAnsi="Segoe UI"/>
              </w:rPr>
            </w:pPr>
            <w:proofErr w:type="spellStart"/>
            <w:r>
              <w:rPr>
                <w:rFonts w:ascii="Segoe UI" w:hAnsi="Segoe UI"/>
              </w:rPr>
              <w:t>Nume</w:t>
            </w:r>
            <w:proofErr w:type="spellEnd"/>
            <w:r>
              <w:rPr>
                <w:rFonts w:ascii="Segoe UI" w:hAnsi="Segoe UI"/>
              </w:rPr>
              <w:t xml:space="preserve"> </w:t>
            </w:r>
            <w:proofErr w:type="spellStart"/>
            <w:r>
              <w:rPr>
                <w:rFonts w:ascii="Segoe UI" w:hAnsi="Segoe UI"/>
              </w:rPr>
              <w:t>proiect</w:t>
            </w:r>
            <w:proofErr w:type="spellEnd"/>
          </w:p>
        </w:tc>
        <w:tc>
          <w:tcPr>
            <w:tcW w:w="2905" w:type="pct"/>
          </w:tcPr>
          <w:p w14:paraId="0395CBC1" w14:textId="6B2B3281" w:rsidR="00CA2300" w:rsidRDefault="00CA2300" w:rsidP="003E5A1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/>
              </w:rPr>
            </w:pPr>
            <w:proofErr w:type="spellStart"/>
            <w:r>
              <w:rPr>
                <w:rFonts w:ascii="Segoe UI" w:hAnsi="Segoe UI"/>
              </w:rPr>
              <w:t>Aplicatie</w:t>
            </w:r>
            <w:proofErr w:type="spellEnd"/>
            <w:r>
              <w:rPr>
                <w:rFonts w:ascii="Segoe UI" w:hAnsi="Segoe UI"/>
              </w:rPr>
              <w:t xml:space="preserve"> to do list</w:t>
            </w:r>
          </w:p>
        </w:tc>
      </w:tr>
      <w:tr w:rsidR="00CA2300" w14:paraId="16A4CC92" w14:textId="77777777" w:rsidTr="00CA2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5" w:type="pct"/>
          </w:tcPr>
          <w:p w14:paraId="043AAE51" w14:textId="2002FEAC" w:rsidR="00CA2300" w:rsidRDefault="00CA2300" w:rsidP="003E5A12">
            <w:pPr>
              <w:spacing w:after="160"/>
              <w:jc w:val="center"/>
              <w:rPr>
                <w:rFonts w:ascii="Segoe UI" w:hAnsi="Segoe UI"/>
              </w:rPr>
            </w:pPr>
            <w:proofErr w:type="spellStart"/>
            <w:r>
              <w:rPr>
                <w:rFonts w:ascii="Segoe UI" w:hAnsi="Segoe UI"/>
              </w:rPr>
              <w:t>Sponsorul</w:t>
            </w:r>
            <w:proofErr w:type="spellEnd"/>
            <w:r>
              <w:rPr>
                <w:rFonts w:ascii="Segoe UI" w:hAnsi="Segoe UI"/>
              </w:rPr>
              <w:t xml:space="preserve"> </w:t>
            </w:r>
            <w:proofErr w:type="spellStart"/>
            <w:r>
              <w:rPr>
                <w:rFonts w:ascii="Segoe UI" w:hAnsi="Segoe UI"/>
              </w:rPr>
              <w:t>proiectului</w:t>
            </w:r>
            <w:proofErr w:type="spellEnd"/>
          </w:p>
        </w:tc>
        <w:tc>
          <w:tcPr>
            <w:tcW w:w="2905" w:type="pct"/>
          </w:tcPr>
          <w:p w14:paraId="5A3DF9CB" w14:textId="268992E4" w:rsidR="00CA2300" w:rsidRDefault="00CA2300" w:rsidP="003E5A1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Corneliu Zaharia</w:t>
            </w:r>
          </w:p>
        </w:tc>
      </w:tr>
      <w:tr w:rsidR="00CA2300" w14:paraId="14E545F7" w14:textId="77777777" w:rsidTr="00CA23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5" w:type="pct"/>
          </w:tcPr>
          <w:p w14:paraId="486CE5B8" w14:textId="6F9AC7C5" w:rsidR="00CA2300" w:rsidRDefault="00CA2300" w:rsidP="003E5A12">
            <w:pPr>
              <w:spacing w:after="160"/>
              <w:jc w:val="center"/>
              <w:rPr>
                <w:rFonts w:ascii="Segoe UI" w:hAnsi="Segoe UI"/>
              </w:rPr>
            </w:pPr>
            <w:proofErr w:type="spellStart"/>
            <w:r>
              <w:rPr>
                <w:rFonts w:ascii="Segoe UI" w:hAnsi="Segoe UI"/>
              </w:rPr>
              <w:t>Echipa</w:t>
            </w:r>
            <w:proofErr w:type="spellEnd"/>
            <w:r>
              <w:rPr>
                <w:rFonts w:ascii="Segoe UI" w:hAnsi="Segoe UI"/>
              </w:rPr>
              <w:t xml:space="preserve"> de </w:t>
            </w:r>
            <w:proofErr w:type="spellStart"/>
            <w:r>
              <w:rPr>
                <w:rFonts w:ascii="Segoe UI" w:hAnsi="Segoe UI"/>
              </w:rPr>
              <w:t>proiect</w:t>
            </w:r>
            <w:proofErr w:type="spellEnd"/>
          </w:p>
        </w:tc>
        <w:tc>
          <w:tcPr>
            <w:tcW w:w="2905" w:type="pct"/>
          </w:tcPr>
          <w:p w14:paraId="1EE2A5F2" w14:textId="335B26A9" w:rsidR="00CA2300" w:rsidRDefault="00CA2300" w:rsidP="003E5A1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- Munteanu Daniel Ioachim</w:t>
            </w:r>
            <w:r w:rsidRPr="00CA2300">
              <w:rPr>
                <w:rFonts w:ascii="Segoe UI" w:hAnsi="Segoe UI"/>
              </w:rPr>
              <w:t xml:space="preserve"> </w:t>
            </w:r>
            <w:r w:rsidR="00EF790D">
              <w:rPr>
                <w:rFonts w:ascii="Segoe UI" w:hAnsi="Segoe UI"/>
              </w:rPr>
              <w:t xml:space="preserve">– </w:t>
            </w:r>
            <w:r w:rsidR="00EF790D" w:rsidRPr="00EF790D">
              <w:rPr>
                <w:rFonts w:ascii="Segoe UI" w:hAnsi="Segoe UI"/>
                <w:b/>
                <w:bCs/>
              </w:rPr>
              <w:t>Project manager</w:t>
            </w:r>
          </w:p>
          <w:p w14:paraId="548FFC0F" w14:textId="2EB7B969" w:rsidR="00CA2300" w:rsidRDefault="00CA2300" w:rsidP="003E5A1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 xml:space="preserve">- </w:t>
            </w:r>
            <w:r w:rsidRPr="00CA2300">
              <w:rPr>
                <w:rFonts w:ascii="Segoe UI" w:hAnsi="Segoe UI"/>
              </w:rPr>
              <w:t>Cristina Claudia Nechifor</w:t>
            </w:r>
            <w:r w:rsidR="00EF790D">
              <w:rPr>
                <w:rFonts w:ascii="Segoe UI" w:hAnsi="Segoe UI"/>
              </w:rPr>
              <w:t xml:space="preserve"> – </w:t>
            </w:r>
            <w:r w:rsidR="00EF790D" w:rsidRPr="00EF790D">
              <w:rPr>
                <w:rFonts w:ascii="Segoe UI" w:hAnsi="Segoe UI"/>
                <w:b/>
                <w:bCs/>
              </w:rPr>
              <w:t>Backend developer</w:t>
            </w:r>
          </w:p>
          <w:p w14:paraId="76F13D8D" w14:textId="2F147E2B" w:rsidR="00CA2300" w:rsidRDefault="00CA2300" w:rsidP="003E5A1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-</w:t>
            </w:r>
            <w:r w:rsidRPr="00CA2300">
              <w:rPr>
                <w:rFonts w:ascii="Segoe UI" w:hAnsi="Segoe UI"/>
              </w:rPr>
              <w:t xml:space="preserve"> Dana Stoian </w:t>
            </w:r>
            <w:r w:rsidR="00EF790D">
              <w:rPr>
                <w:rFonts w:ascii="Segoe UI" w:hAnsi="Segoe UI"/>
              </w:rPr>
              <w:t xml:space="preserve">– </w:t>
            </w:r>
            <w:r w:rsidR="00EF790D" w:rsidRPr="00EF790D">
              <w:rPr>
                <w:rFonts w:ascii="Segoe UI" w:hAnsi="Segoe UI"/>
                <w:b/>
                <w:bCs/>
              </w:rPr>
              <w:t>Frontend</w:t>
            </w:r>
            <w:r w:rsidR="003D095A">
              <w:rPr>
                <w:rFonts w:ascii="Segoe UI" w:hAnsi="Segoe UI"/>
                <w:b/>
                <w:bCs/>
              </w:rPr>
              <w:t xml:space="preserve"> </w:t>
            </w:r>
            <w:r w:rsidR="00EF790D" w:rsidRPr="00EF790D">
              <w:rPr>
                <w:rFonts w:ascii="Segoe UI" w:hAnsi="Segoe UI"/>
                <w:b/>
                <w:bCs/>
              </w:rPr>
              <w:t>developer</w:t>
            </w:r>
          </w:p>
          <w:p w14:paraId="06319C7D" w14:textId="47BAD528" w:rsidR="00CA2300" w:rsidRDefault="00CA2300" w:rsidP="003E5A1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/>
              </w:rPr>
            </w:pPr>
            <w:r w:rsidRPr="00CA2300">
              <w:rPr>
                <w:rFonts w:ascii="Segoe UI" w:hAnsi="Segoe UI"/>
              </w:rPr>
              <w:t>- Simona Grama</w:t>
            </w:r>
            <w:r w:rsidR="00EF790D">
              <w:rPr>
                <w:rFonts w:ascii="Segoe UI" w:hAnsi="Segoe UI"/>
              </w:rPr>
              <w:t xml:space="preserve"> </w:t>
            </w:r>
            <w:r w:rsidR="008A5F0B">
              <w:rPr>
                <w:rFonts w:ascii="Segoe UI" w:hAnsi="Segoe UI"/>
              </w:rPr>
              <w:t>–</w:t>
            </w:r>
            <w:r w:rsidR="00EF790D">
              <w:rPr>
                <w:rFonts w:ascii="Segoe UI" w:hAnsi="Segoe UI"/>
              </w:rPr>
              <w:t xml:space="preserve"> </w:t>
            </w:r>
            <w:r w:rsidR="008A5F0B">
              <w:rPr>
                <w:rFonts w:ascii="Segoe UI" w:hAnsi="Segoe UI"/>
                <w:b/>
                <w:bCs/>
              </w:rPr>
              <w:t>Mobile developer</w:t>
            </w:r>
          </w:p>
          <w:p w14:paraId="14B5936C" w14:textId="76029A07" w:rsidR="00CA2300" w:rsidRDefault="00CA2300" w:rsidP="003E5A1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- Corbu Alexandru</w:t>
            </w:r>
            <w:r w:rsidR="00EF790D">
              <w:rPr>
                <w:rFonts w:ascii="Segoe UI" w:hAnsi="Segoe UI"/>
              </w:rPr>
              <w:t xml:space="preserve"> – </w:t>
            </w:r>
            <w:r w:rsidR="00BA5F05">
              <w:rPr>
                <w:rFonts w:ascii="Segoe UI" w:hAnsi="Segoe UI"/>
                <w:b/>
                <w:bCs/>
              </w:rPr>
              <w:t>Mobile developer/Tester</w:t>
            </w:r>
          </w:p>
        </w:tc>
      </w:tr>
      <w:tr w:rsidR="00CA2300" w14:paraId="04583205" w14:textId="77777777" w:rsidTr="00CA2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5" w:type="pct"/>
          </w:tcPr>
          <w:p w14:paraId="3AB9E342" w14:textId="32893407" w:rsidR="00CA2300" w:rsidRDefault="00B0513C" w:rsidP="003E5A12">
            <w:pPr>
              <w:spacing w:after="160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 xml:space="preserve">Data </w:t>
            </w:r>
            <w:proofErr w:type="spellStart"/>
            <w:r>
              <w:rPr>
                <w:rFonts w:ascii="Segoe UI" w:hAnsi="Segoe UI"/>
              </w:rPr>
              <w:t>inițierii</w:t>
            </w:r>
            <w:proofErr w:type="spellEnd"/>
          </w:p>
        </w:tc>
        <w:tc>
          <w:tcPr>
            <w:tcW w:w="2905" w:type="pct"/>
          </w:tcPr>
          <w:p w14:paraId="08501C3E" w14:textId="3A502640" w:rsidR="00CA2300" w:rsidRPr="00B0513C" w:rsidRDefault="00B0513C" w:rsidP="003E5A12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/>
                <w:b/>
                <w:bCs/>
              </w:rPr>
            </w:pPr>
            <w:r w:rsidRPr="00B0513C">
              <w:rPr>
                <w:rFonts w:ascii="Segoe UI" w:hAnsi="Segoe UI"/>
                <w:b/>
                <w:bCs/>
              </w:rPr>
              <w:t>01.11.2025</w:t>
            </w:r>
          </w:p>
        </w:tc>
      </w:tr>
      <w:tr w:rsidR="00B0513C" w14:paraId="3FAED7E7" w14:textId="77777777" w:rsidTr="00CA23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5" w:type="pct"/>
          </w:tcPr>
          <w:p w14:paraId="3038AE11" w14:textId="794D4C33" w:rsidR="00B0513C" w:rsidRDefault="00B0513C" w:rsidP="003E5A12">
            <w:pPr>
              <w:spacing w:after="160"/>
              <w:jc w:val="center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 xml:space="preserve">Data </w:t>
            </w:r>
            <w:proofErr w:type="spellStart"/>
            <w:r>
              <w:rPr>
                <w:rFonts w:ascii="Segoe UI" w:hAnsi="Segoe UI"/>
              </w:rPr>
              <w:t>finalizarii</w:t>
            </w:r>
            <w:proofErr w:type="spellEnd"/>
            <w:r>
              <w:rPr>
                <w:rFonts w:ascii="Segoe UI" w:hAnsi="Segoe UI"/>
              </w:rPr>
              <w:t xml:space="preserve"> (</w:t>
            </w:r>
            <w:proofErr w:type="spellStart"/>
            <w:r>
              <w:rPr>
                <w:rFonts w:ascii="Segoe UI" w:hAnsi="Segoe UI"/>
              </w:rPr>
              <w:t>estimata</w:t>
            </w:r>
            <w:proofErr w:type="spellEnd"/>
            <w:r>
              <w:rPr>
                <w:rFonts w:ascii="Segoe UI" w:hAnsi="Segoe UI"/>
              </w:rPr>
              <w:t>)</w:t>
            </w:r>
          </w:p>
        </w:tc>
        <w:tc>
          <w:tcPr>
            <w:tcW w:w="2905" w:type="pct"/>
          </w:tcPr>
          <w:p w14:paraId="097A9B92" w14:textId="6B83D358" w:rsidR="00B0513C" w:rsidRPr="00B0513C" w:rsidRDefault="00B0513C" w:rsidP="003E5A1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>05.01.2026</w:t>
            </w:r>
          </w:p>
        </w:tc>
      </w:tr>
      <w:tr w:rsidR="00757C5B" w14:paraId="765184BA" w14:textId="77777777" w:rsidTr="00CA2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5" w:type="pct"/>
          </w:tcPr>
          <w:p w14:paraId="25852922" w14:textId="6F3F699C" w:rsidR="00757C5B" w:rsidRDefault="00757C5B" w:rsidP="003E5A12">
            <w:pPr>
              <w:spacing w:after="160"/>
              <w:jc w:val="center"/>
              <w:rPr>
                <w:rFonts w:ascii="Segoe UI" w:hAnsi="Segoe UI"/>
              </w:rPr>
            </w:pPr>
            <w:proofErr w:type="spellStart"/>
            <w:r>
              <w:rPr>
                <w:rFonts w:ascii="Segoe UI" w:hAnsi="Segoe UI"/>
              </w:rPr>
              <w:t>Costuri</w:t>
            </w:r>
            <w:proofErr w:type="spellEnd"/>
            <w:r>
              <w:rPr>
                <w:rFonts w:ascii="Segoe UI" w:hAnsi="Segoe UI"/>
              </w:rPr>
              <w:t xml:space="preserve"> estimate</w:t>
            </w:r>
          </w:p>
        </w:tc>
        <w:tc>
          <w:tcPr>
            <w:tcW w:w="2905" w:type="pct"/>
          </w:tcPr>
          <w:p w14:paraId="0087D70C" w14:textId="19631D56" w:rsidR="00757C5B" w:rsidRDefault="00757C5B" w:rsidP="003E5A12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/>
                <w:b/>
                <w:bCs/>
              </w:rPr>
            </w:pPr>
            <w:r>
              <w:rPr>
                <w:rFonts w:ascii="Segoe UI" w:hAnsi="Segoe UI"/>
                <w:b/>
                <w:bCs/>
              </w:rPr>
              <w:t xml:space="preserve">~1200 </w:t>
            </w:r>
            <w:r w:rsidRPr="00757C5B">
              <w:rPr>
                <w:rFonts w:ascii="Segoe UI" w:hAnsi="Segoe UI"/>
                <w:b/>
                <w:bCs/>
              </w:rPr>
              <w:t>€</w:t>
            </w:r>
          </w:p>
        </w:tc>
      </w:tr>
    </w:tbl>
    <w:p w14:paraId="0DA291B3" w14:textId="77777777" w:rsidR="007B23D0" w:rsidRDefault="007B23D0">
      <w:pPr>
        <w:spacing w:after="160"/>
        <w:rPr>
          <w:rFonts w:ascii="Segoe UI" w:hAnsi="Segoe UI"/>
        </w:rPr>
      </w:pPr>
    </w:p>
    <w:p w14:paraId="3FC005A6" w14:textId="77777777" w:rsidR="007B23D0" w:rsidRDefault="007B23D0">
      <w:pPr>
        <w:spacing w:after="160"/>
        <w:rPr>
          <w:rFonts w:ascii="Segoe UI" w:hAnsi="Segoe UI"/>
        </w:rPr>
      </w:pPr>
    </w:p>
    <w:p w14:paraId="42DC985E" w14:textId="77777777" w:rsidR="00216162" w:rsidRDefault="00216162">
      <w:pPr>
        <w:spacing w:after="160"/>
        <w:rPr>
          <w:rFonts w:ascii="Segoe UI" w:hAnsi="Segoe UI"/>
        </w:rPr>
      </w:pPr>
    </w:p>
    <w:p w14:paraId="51B402F6" w14:textId="615A9A0D" w:rsidR="00B0513C" w:rsidRDefault="002C1BEF" w:rsidP="00B0513C">
      <w:pPr>
        <w:pStyle w:val="Heading2"/>
        <w:numPr>
          <w:ilvl w:val="0"/>
          <w:numId w:val="10"/>
        </w:numPr>
        <w:rPr>
          <w:i/>
          <w:iCs/>
          <w:color w:val="000000" w:themeColor="text1"/>
          <w:sz w:val="32"/>
          <w:szCs w:val="32"/>
        </w:rPr>
      </w:pPr>
      <w:bookmarkStart w:id="2" w:name="_Toc214538458"/>
      <w:bookmarkStart w:id="3" w:name="_Toc212800707"/>
      <w:proofErr w:type="spellStart"/>
      <w:r w:rsidRPr="00B0513C">
        <w:rPr>
          <w:i/>
          <w:iCs/>
          <w:color w:val="000000" w:themeColor="text1"/>
          <w:sz w:val="32"/>
          <w:szCs w:val="32"/>
        </w:rPr>
        <w:t>Scopul</w:t>
      </w:r>
      <w:proofErr w:type="spellEnd"/>
      <w:r w:rsidRPr="00B0513C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B0513C">
        <w:rPr>
          <w:i/>
          <w:iCs/>
          <w:color w:val="000000" w:themeColor="text1"/>
          <w:sz w:val="32"/>
          <w:szCs w:val="32"/>
        </w:rPr>
        <w:t>proiectului</w:t>
      </w:r>
      <w:bookmarkEnd w:id="2"/>
      <w:bookmarkEnd w:id="3"/>
      <w:proofErr w:type="spellEnd"/>
    </w:p>
    <w:p w14:paraId="5E09702E" w14:textId="77777777" w:rsidR="00B0513C" w:rsidRPr="00B0513C" w:rsidRDefault="00B0513C" w:rsidP="00B0513C"/>
    <w:p w14:paraId="0C3C8CDF" w14:textId="77777777" w:rsidR="00B0513C" w:rsidRPr="00757C5B" w:rsidRDefault="002C1BEF" w:rsidP="00B0513C">
      <w:pPr>
        <w:spacing w:after="160"/>
        <w:ind w:firstLine="360"/>
        <w:rPr>
          <w:rFonts w:ascii="Segoe UI" w:hAnsi="Segoe UI"/>
          <w:sz w:val="24"/>
          <w:szCs w:val="24"/>
        </w:rPr>
      </w:pPr>
      <w:proofErr w:type="spellStart"/>
      <w:r w:rsidRPr="00757C5B">
        <w:rPr>
          <w:rFonts w:ascii="Segoe UI" w:hAnsi="Segoe UI"/>
          <w:sz w:val="24"/>
          <w:szCs w:val="24"/>
        </w:rPr>
        <w:t>Dezvoltarea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unei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aplicații</w:t>
      </w:r>
      <w:proofErr w:type="spellEnd"/>
      <w:r w:rsidRPr="00757C5B">
        <w:rPr>
          <w:rFonts w:ascii="Segoe UI" w:hAnsi="Segoe UI"/>
          <w:sz w:val="24"/>
          <w:szCs w:val="24"/>
        </w:rPr>
        <w:t xml:space="preserve"> care </w:t>
      </w:r>
      <w:proofErr w:type="spellStart"/>
      <w:r w:rsidRPr="00757C5B">
        <w:rPr>
          <w:rFonts w:ascii="Segoe UI" w:hAnsi="Segoe UI"/>
          <w:sz w:val="24"/>
          <w:szCs w:val="24"/>
        </w:rPr>
        <w:t>permite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utilizatorilor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să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creeze</w:t>
      </w:r>
      <w:proofErr w:type="spellEnd"/>
      <w:r w:rsidRPr="00757C5B">
        <w:rPr>
          <w:rFonts w:ascii="Segoe UI" w:hAnsi="Segoe UI"/>
          <w:sz w:val="24"/>
          <w:szCs w:val="24"/>
        </w:rPr>
        <w:t xml:space="preserve">, </w:t>
      </w:r>
      <w:proofErr w:type="spellStart"/>
      <w:r w:rsidRPr="00757C5B">
        <w:rPr>
          <w:rFonts w:ascii="Segoe UI" w:hAnsi="Segoe UI"/>
          <w:sz w:val="24"/>
          <w:szCs w:val="24"/>
        </w:rPr>
        <w:t>gestioneze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și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prioritizeze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sarcini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zilnice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într</w:t>
      </w:r>
      <w:proofErr w:type="spellEnd"/>
      <w:r w:rsidRPr="00757C5B">
        <w:rPr>
          <w:rFonts w:ascii="Segoe UI" w:hAnsi="Segoe UI"/>
          <w:sz w:val="24"/>
          <w:szCs w:val="24"/>
        </w:rPr>
        <w:t xml:space="preserve">-un mod </w:t>
      </w:r>
      <w:proofErr w:type="spellStart"/>
      <w:r w:rsidRPr="00757C5B">
        <w:rPr>
          <w:rFonts w:ascii="Segoe UI" w:hAnsi="Segoe UI"/>
          <w:sz w:val="24"/>
          <w:szCs w:val="24"/>
        </w:rPr>
        <w:t>intuitiv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și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eficient</w:t>
      </w:r>
      <w:proofErr w:type="spellEnd"/>
      <w:r w:rsidRPr="00757C5B">
        <w:rPr>
          <w:rFonts w:ascii="Segoe UI" w:hAnsi="Segoe UI"/>
          <w:sz w:val="24"/>
          <w:szCs w:val="24"/>
        </w:rPr>
        <w:t>.</w:t>
      </w:r>
    </w:p>
    <w:p w14:paraId="683943C7" w14:textId="0930DF57" w:rsidR="008861A0" w:rsidRPr="00757C5B" w:rsidRDefault="00B0513C" w:rsidP="00B0513C">
      <w:pPr>
        <w:spacing w:after="160"/>
        <w:ind w:firstLine="360"/>
        <w:rPr>
          <w:rFonts w:ascii="Segoe UI" w:hAnsi="Segoe UI"/>
          <w:sz w:val="24"/>
          <w:szCs w:val="24"/>
        </w:rPr>
      </w:pPr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Această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aplicație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îmbunătățește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atât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performanța</w:t>
      </w:r>
      <w:proofErr w:type="spellEnd"/>
      <w:r w:rsidRPr="00757C5B">
        <w:rPr>
          <w:rFonts w:ascii="Segoe UI" w:hAnsi="Segoe UI"/>
          <w:sz w:val="24"/>
          <w:szCs w:val="24"/>
        </w:rPr>
        <w:t xml:space="preserve">, </w:t>
      </w:r>
      <w:proofErr w:type="spellStart"/>
      <w:r w:rsidRPr="00757C5B">
        <w:rPr>
          <w:rFonts w:ascii="Segoe UI" w:hAnsi="Segoe UI"/>
          <w:sz w:val="24"/>
          <w:szCs w:val="24"/>
        </w:rPr>
        <w:t>cât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și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organizarea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mai</w:t>
      </w:r>
      <w:proofErr w:type="spellEnd"/>
      <w:r w:rsidRPr="00757C5B">
        <w:rPr>
          <w:rFonts w:ascii="Segoe UI" w:hAnsi="Segoe UI"/>
          <w:sz w:val="24"/>
          <w:szCs w:val="24"/>
        </w:rPr>
        <w:t xml:space="preserve"> </w:t>
      </w:r>
      <w:proofErr w:type="spellStart"/>
      <w:r w:rsidRPr="00757C5B">
        <w:rPr>
          <w:rFonts w:ascii="Segoe UI" w:hAnsi="Segoe UI"/>
          <w:sz w:val="24"/>
          <w:szCs w:val="24"/>
        </w:rPr>
        <w:t>bună</w:t>
      </w:r>
      <w:proofErr w:type="spellEnd"/>
      <w:r w:rsidRPr="00757C5B">
        <w:rPr>
          <w:rFonts w:ascii="Segoe UI" w:hAnsi="Segoe UI"/>
          <w:sz w:val="24"/>
          <w:szCs w:val="24"/>
        </w:rPr>
        <w:t xml:space="preserve"> a </w:t>
      </w:r>
      <w:proofErr w:type="spellStart"/>
      <w:r w:rsidR="00A035FE">
        <w:rPr>
          <w:rFonts w:ascii="Segoe UI" w:hAnsi="Segoe UI"/>
          <w:sz w:val="24"/>
          <w:szCs w:val="24"/>
        </w:rPr>
        <w:t>utilizatorului</w:t>
      </w:r>
      <w:proofErr w:type="spellEnd"/>
      <w:r w:rsidR="00F37C4C">
        <w:rPr>
          <w:rFonts w:ascii="Segoe UI" w:hAnsi="Segoe UI"/>
          <w:sz w:val="24"/>
          <w:szCs w:val="24"/>
        </w:rPr>
        <w:t>.</w:t>
      </w:r>
    </w:p>
    <w:p w14:paraId="47C4BF6E" w14:textId="77777777" w:rsidR="00106660" w:rsidRDefault="00106660" w:rsidP="00B0513C">
      <w:pPr>
        <w:spacing w:after="160"/>
        <w:ind w:firstLine="360"/>
      </w:pPr>
    </w:p>
    <w:p w14:paraId="7ADEC337" w14:textId="77777777" w:rsidR="00E557EB" w:rsidRDefault="00E557EB" w:rsidP="00B0513C">
      <w:pPr>
        <w:spacing w:after="160"/>
        <w:ind w:firstLine="360"/>
      </w:pPr>
    </w:p>
    <w:p w14:paraId="0C99D006" w14:textId="77777777" w:rsidR="003B0952" w:rsidRDefault="003B0952" w:rsidP="00B0513C">
      <w:pPr>
        <w:spacing w:after="160"/>
        <w:ind w:firstLine="360"/>
      </w:pPr>
    </w:p>
    <w:p w14:paraId="15D65294" w14:textId="77777777" w:rsidR="003B0952" w:rsidRDefault="003B0952" w:rsidP="00B0513C">
      <w:pPr>
        <w:spacing w:after="160"/>
        <w:ind w:firstLine="360"/>
      </w:pPr>
    </w:p>
    <w:p w14:paraId="4A4BE13D" w14:textId="77777777" w:rsidR="003B0952" w:rsidRDefault="003B0952" w:rsidP="00B0513C">
      <w:pPr>
        <w:spacing w:after="160"/>
        <w:ind w:firstLine="360"/>
      </w:pPr>
    </w:p>
    <w:p w14:paraId="0DF0CA6A" w14:textId="77777777" w:rsidR="003B0952" w:rsidRDefault="003B0952" w:rsidP="00B0513C">
      <w:pPr>
        <w:spacing w:after="160"/>
        <w:ind w:firstLine="360"/>
      </w:pPr>
    </w:p>
    <w:p w14:paraId="77EA12B7" w14:textId="5443B23C" w:rsidR="008861A0" w:rsidRPr="00CF35B9" w:rsidRDefault="00106660" w:rsidP="00106660">
      <w:pPr>
        <w:pStyle w:val="Heading2"/>
        <w:numPr>
          <w:ilvl w:val="0"/>
          <w:numId w:val="10"/>
        </w:numPr>
        <w:rPr>
          <w:rFonts w:ascii="Segoe UI" w:hAnsi="Segoe UI" w:cs="Segoe UI"/>
          <w:i/>
          <w:iCs/>
          <w:color w:val="000000" w:themeColor="text1"/>
          <w:sz w:val="32"/>
          <w:szCs w:val="32"/>
        </w:rPr>
      </w:pPr>
      <w:bookmarkStart w:id="4" w:name="_Toc214538459"/>
      <w:bookmarkStart w:id="5" w:name="_Toc212800708"/>
      <w:proofErr w:type="spellStart"/>
      <w:r w:rsidRPr="00CF35B9">
        <w:rPr>
          <w:rFonts w:ascii="Segoe UI" w:hAnsi="Segoe UI" w:cs="Segoe UI"/>
          <w:i/>
          <w:iCs/>
          <w:color w:val="000000" w:themeColor="text1"/>
          <w:sz w:val="32"/>
          <w:szCs w:val="32"/>
        </w:rPr>
        <w:lastRenderedPageBreak/>
        <w:t>Specificațiile</w:t>
      </w:r>
      <w:proofErr w:type="spellEnd"/>
      <w:r w:rsidR="002C1BEF" w:rsidRPr="00CF35B9">
        <w:rPr>
          <w:rFonts w:ascii="Segoe UI" w:hAnsi="Segoe UI" w:cs="Segoe UI"/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="002C1BEF" w:rsidRPr="00CF35B9">
        <w:rPr>
          <w:rFonts w:ascii="Segoe UI" w:hAnsi="Segoe UI" w:cs="Segoe UI"/>
          <w:i/>
          <w:iCs/>
          <w:color w:val="000000" w:themeColor="text1"/>
          <w:sz w:val="32"/>
          <w:szCs w:val="32"/>
        </w:rPr>
        <w:t>proiectului</w:t>
      </w:r>
      <w:bookmarkEnd w:id="4"/>
      <w:bookmarkEnd w:id="5"/>
      <w:proofErr w:type="spellEnd"/>
    </w:p>
    <w:p w14:paraId="15696D28" w14:textId="77777777" w:rsidR="00106660" w:rsidRDefault="00106660" w:rsidP="00106660"/>
    <w:tbl>
      <w:tblPr>
        <w:tblStyle w:val="MediumGrid2-Accent3"/>
        <w:tblW w:w="0" w:type="auto"/>
        <w:tblLook w:val="04A0" w:firstRow="1" w:lastRow="0" w:firstColumn="1" w:lastColumn="0" w:noHBand="0" w:noVBand="1"/>
      </w:tblPr>
      <w:tblGrid>
        <w:gridCol w:w="4496"/>
        <w:gridCol w:w="4523"/>
      </w:tblGrid>
      <w:tr w:rsidR="00106660" w14:paraId="5E772C78" w14:textId="77777777" w:rsidTr="002A5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96" w:type="dxa"/>
          </w:tcPr>
          <w:p w14:paraId="4DE9FBF7" w14:textId="77777777" w:rsidR="00106660" w:rsidRDefault="00106660" w:rsidP="00106660">
            <w:pPr>
              <w:rPr>
                <w:rFonts w:ascii="Segoe UI" w:hAnsi="Segoe UI" w:cs="Segoe UI"/>
              </w:rPr>
            </w:pPr>
          </w:p>
          <w:p w14:paraId="127AB591" w14:textId="77777777" w:rsidR="00106660" w:rsidRDefault="00106660" w:rsidP="00106660">
            <w:pPr>
              <w:rPr>
                <w:rFonts w:ascii="Segoe UI" w:hAnsi="Segoe UI" w:cs="Segoe UI"/>
              </w:rPr>
            </w:pPr>
          </w:p>
          <w:p w14:paraId="3BCCEFB5" w14:textId="77777777" w:rsidR="00106660" w:rsidRDefault="00106660" w:rsidP="00106660">
            <w:pPr>
              <w:rPr>
                <w:rFonts w:ascii="Segoe UI" w:hAnsi="Segoe UI" w:cs="Segoe UI"/>
              </w:rPr>
            </w:pPr>
          </w:p>
          <w:p w14:paraId="7616F620" w14:textId="77777777" w:rsidR="00106660" w:rsidRDefault="00106660" w:rsidP="00106660">
            <w:pPr>
              <w:rPr>
                <w:rFonts w:ascii="Segoe UI" w:hAnsi="Segoe UI" w:cs="Segoe UI"/>
              </w:rPr>
            </w:pPr>
          </w:p>
          <w:p w14:paraId="09A5DD5F" w14:textId="63E3E31E" w:rsidR="00106660" w:rsidRPr="00FB44DF" w:rsidRDefault="00106660" w:rsidP="0010666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                    </w:t>
            </w:r>
            <w:r w:rsidRPr="00FB44DF">
              <w:rPr>
                <w:rFonts w:ascii="Segoe UI" w:hAnsi="Segoe UI" w:cs="Segoe UI"/>
              </w:rPr>
              <w:t xml:space="preserve"> </w:t>
            </w:r>
            <w:proofErr w:type="spellStart"/>
            <w:r w:rsidRPr="00FB44DF">
              <w:rPr>
                <w:rFonts w:ascii="Segoe UI" w:hAnsi="Segoe UI" w:cs="Segoe UI"/>
              </w:rPr>
              <w:t>Funcționalitățile</w:t>
            </w:r>
            <w:proofErr w:type="spellEnd"/>
            <w:r w:rsidRPr="00FB44DF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4523" w:type="dxa"/>
          </w:tcPr>
          <w:p w14:paraId="7C42E552" w14:textId="77777777" w:rsidR="00106660" w:rsidRPr="00FB44DF" w:rsidRDefault="00106660" w:rsidP="00106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</w:rPr>
            </w:pPr>
            <w:r w:rsidRPr="00FB44DF">
              <w:rPr>
                <w:rFonts w:ascii="Segoe UI" w:hAnsi="Segoe UI" w:cs="Segoe UI"/>
                <w:b w:val="0"/>
                <w:bCs w:val="0"/>
              </w:rPr>
              <w:t>-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Adaugarea</w:t>
            </w:r>
            <w:proofErr w:type="spellEnd"/>
            <w:r w:rsidRPr="00FB44DF">
              <w:rPr>
                <w:rFonts w:ascii="Segoe UI" w:hAnsi="Segoe UI" w:cs="Segoe UI"/>
                <w:b w:val="0"/>
                <w:bCs w:val="0"/>
              </w:rPr>
              <w:t xml:space="preserve">, 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editarea</w:t>
            </w:r>
            <w:proofErr w:type="spellEnd"/>
            <w:r w:rsidRPr="00FB44DF">
              <w:rPr>
                <w:rFonts w:ascii="Segoe UI" w:hAnsi="Segoe UI" w:cs="Segoe UI"/>
                <w:b w:val="0"/>
                <w:bCs w:val="0"/>
              </w:rPr>
              <w:t xml:space="preserve"> 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și</w:t>
            </w:r>
            <w:proofErr w:type="spellEnd"/>
            <w:r w:rsidRPr="00FB44DF">
              <w:rPr>
                <w:rFonts w:ascii="Segoe UI" w:hAnsi="Segoe UI" w:cs="Segoe UI"/>
                <w:b w:val="0"/>
                <w:bCs w:val="0"/>
              </w:rPr>
              <w:t xml:space="preserve"> 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stergerea</w:t>
            </w:r>
            <w:proofErr w:type="spellEnd"/>
            <w:r w:rsidRPr="00FB44DF">
              <w:rPr>
                <w:rFonts w:ascii="Segoe UI" w:hAnsi="Segoe UI" w:cs="Segoe UI"/>
                <w:b w:val="0"/>
                <w:bCs w:val="0"/>
              </w:rPr>
              <w:t xml:space="preserve"> task-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urilor</w:t>
            </w:r>
            <w:proofErr w:type="spellEnd"/>
          </w:p>
          <w:p w14:paraId="658B12FA" w14:textId="77777777" w:rsidR="00106660" w:rsidRPr="00FB44DF" w:rsidRDefault="00106660" w:rsidP="00106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</w:rPr>
            </w:pPr>
          </w:p>
          <w:p w14:paraId="52C0D83B" w14:textId="77777777" w:rsidR="00106660" w:rsidRPr="00FB44DF" w:rsidRDefault="00106660" w:rsidP="00106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</w:rPr>
            </w:pPr>
            <w:r w:rsidRPr="00FB44DF">
              <w:rPr>
                <w:rFonts w:ascii="Segoe UI" w:hAnsi="Segoe UI" w:cs="Segoe UI"/>
                <w:b w:val="0"/>
                <w:bCs w:val="0"/>
              </w:rPr>
              <w:t>-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Setarea</w:t>
            </w:r>
            <w:proofErr w:type="spellEnd"/>
            <w:r w:rsidRPr="00FB44DF">
              <w:rPr>
                <w:rFonts w:ascii="Segoe UI" w:hAnsi="Segoe UI" w:cs="Segoe UI"/>
                <w:b w:val="0"/>
                <w:bCs w:val="0"/>
              </w:rPr>
              <w:t xml:space="preserve"> 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termenelor</w:t>
            </w:r>
            <w:proofErr w:type="spellEnd"/>
            <w:r w:rsidRPr="00FB44DF">
              <w:rPr>
                <w:rFonts w:ascii="Segoe UI" w:hAnsi="Segoe UI" w:cs="Segoe UI"/>
                <w:b w:val="0"/>
                <w:bCs w:val="0"/>
              </w:rPr>
              <w:t xml:space="preserve"> 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limită</w:t>
            </w:r>
            <w:proofErr w:type="spellEnd"/>
            <w:r w:rsidRPr="00FB44DF">
              <w:rPr>
                <w:rFonts w:ascii="Segoe UI" w:hAnsi="Segoe UI" w:cs="Segoe UI"/>
                <w:b w:val="0"/>
                <w:bCs w:val="0"/>
              </w:rPr>
              <w:t xml:space="preserve"> 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și</w:t>
            </w:r>
            <w:proofErr w:type="spellEnd"/>
            <w:r w:rsidRPr="00FB44DF">
              <w:rPr>
                <w:rFonts w:ascii="Segoe UI" w:hAnsi="Segoe UI" w:cs="Segoe UI"/>
                <w:b w:val="0"/>
                <w:bCs w:val="0"/>
              </w:rPr>
              <w:t xml:space="preserve"> 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priorităților</w:t>
            </w:r>
            <w:proofErr w:type="spellEnd"/>
          </w:p>
          <w:p w14:paraId="1203E96B" w14:textId="77777777" w:rsidR="00106660" w:rsidRPr="00FB44DF" w:rsidRDefault="00106660" w:rsidP="00106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</w:rPr>
            </w:pPr>
          </w:p>
          <w:p w14:paraId="6D437F09" w14:textId="77777777" w:rsidR="00106660" w:rsidRPr="00FB44DF" w:rsidRDefault="00106660" w:rsidP="00106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</w:rPr>
            </w:pPr>
            <w:r w:rsidRPr="00FB44DF">
              <w:rPr>
                <w:rFonts w:ascii="Segoe UI" w:hAnsi="Segoe UI" w:cs="Segoe UI"/>
                <w:b w:val="0"/>
                <w:bCs w:val="0"/>
              </w:rPr>
              <w:t>-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Marcarea</w:t>
            </w:r>
            <w:proofErr w:type="spellEnd"/>
            <w:r w:rsidRPr="00FB44DF">
              <w:rPr>
                <w:rFonts w:ascii="Segoe UI" w:hAnsi="Segoe UI" w:cs="Segoe UI"/>
                <w:b w:val="0"/>
                <w:bCs w:val="0"/>
              </w:rPr>
              <w:t xml:space="preserve"> task-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urilor</w:t>
            </w:r>
            <w:proofErr w:type="spellEnd"/>
            <w:r w:rsidRPr="00FB44DF">
              <w:rPr>
                <w:rFonts w:ascii="Segoe UI" w:hAnsi="Segoe UI" w:cs="Segoe UI"/>
                <w:b w:val="0"/>
                <w:bCs w:val="0"/>
              </w:rPr>
              <w:t xml:space="preserve"> 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completate</w:t>
            </w:r>
            <w:proofErr w:type="spellEnd"/>
            <w:r w:rsidRPr="00FB44DF">
              <w:rPr>
                <w:rFonts w:ascii="Segoe UI" w:hAnsi="Segoe UI" w:cs="Segoe UI"/>
                <w:b w:val="0"/>
                <w:bCs w:val="0"/>
              </w:rPr>
              <w:t xml:space="preserve">/in curs de 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completare</w:t>
            </w:r>
            <w:proofErr w:type="spellEnd"/>
            <w:r w:rsidRPr="00FB44DF">
              <w:rPr>
                <w:rFonts w:ascii="Segoe UI" w:hAnsi="Segoe UI" w:cs="Segoe UI"/>
                <w:b w:val="0"/>
                <w:bCs w:val="0"/>
              </w:rPr>
              <w:t>/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neîncepute</w:t>
            </w:r>
            <w:proofErr w:type="spellEnd"/>
          </w:p>
          <w:p w14:paraId="1AF33DB1" w14:textId="77777777" w:rsidR="00106660" w:rsidRPr="00FB44DF" w:rsidRDefault="00106660" w:rsidP="00106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</w:rPr>
            </w:pPr>
          </w:p>
          <w:p w14:paraId="527C4360" w14:textId="77777777" w:rsidR="00106660" w:rsidRPr="00FB44DF" w:rsidRDefault="00106660" w:rsidP="00106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</w:rPr>
            </w:pPr>
            <w:r w:rsidRPr="00FB44DF">
              <w:rPr>
                <w:rFonts w:ascii="Segoe UI" w:hAnsi="Segoe UI" w:cs="Segoe UI"/>
                <w:b w:val="0"/>
                <w:bCs w:val="0"/>
              </w:rPr>
              <w:t xml:space="preserve">-Design responsive 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și</w:t>
            </w:r>
            <w:proofErr w:type="spellEnd"/>
            <w:r w:rsidRPr="00FB44DF">
              <w:rPr>
                <w:rFonts w:ascii="Segoe UI" w:hAnsi="Segoe UI" w:cs="Segoe UI"/>
                <w:b w:val="0"/>
                <w:bCs w:val="0"/>
              </w:rPr>
              <w:t xml:space="preserve"> 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experiență</w:t>
            </w:r>
            <w:proofErr w:type="spellEnd"/>
            <w:r w:rsidRPr="00FB44DF">
              <w:rPr>
                <w:rFonts w:ascii="Segoe UI" w:hAnsi="Segoe UI" w:cs="Segoe UI"/>
                <w:b w:val="0"/>
                <w:bCs w:val="0"/>
              </w:rPr>
              <w:t xml:space="preserve"> 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fluidă</w:t>
            </w:r>
            <w:proofErr w:type="spellEnd"/>
          </w:p>
          <w:p w14:paraId="665764F2" w14:textId="77777777" w:rsidR="00106660" w:rsidRDefault="00106660" w:rsidP="00106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FB44DF">
              <w:rPr>
                <w:rFonts w:ascii="Segoe UI" w:hAnsi="Segoe UI" w:cs="Segoe UI"/>
                <w:b w:val="0"/>
                <w:bCs w:val="0"/>
              </w:rPr>
              <w:t>-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Sortarea</w:t>
            </w:r>
            <w:proofErr w:type="spellEnd"/>
            <w:r w:rsidRPr="00FB44DF">
              <w:rPr>
                <w:rFonts w:ascii="Segoe UI" w:hAnsi="Segoe UI" w:cs="Segoe UI"/>
                <w:b w:val="0"/>
                <w:bCs w:val="0"/>
              </w:rPr>
              <w:t xml:space="preserve"> task-</w:t>
            </w:r>
            <w:proofErr w:type="spellStart"/>
            <w:r w:rsidRPr="00FB44DF">
              <w:rPr>
                <w:rFonts w:ascii="Segoe UI" w:hAnsi="Segoe UI" w:cs="Segoe UI"/>
                <w:b w:val="0"/>
                <w:bCs w:val="0"/>
              </w:rPr>
              <w:t>urilor</w:t>
            </w:r>
            <w:proofErr w:type="spellEnd"/>
          </w:p>
          <w:p w14:paraId="3B2A3D1C" w14:textId="538788F2" w:rsidR="003D095A" w:rsidRPr="00106660" w:rsidRDefault="003D095A" w:rsidP="00106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</w:tr>
      <w:tr w:rsidR="00106660" w14:paraId="2D68E58B" w14:textId="77777777" w:rsidTr="002A5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6" w:type="dxa"/>
          </w:tcPr>
          <w:p w14:paraId="35F032B8" w14:textId="77777777" w:rsidR="00106660" w:rsidRDefault="00106660" w:rsidP="00106660">
            <w:pPr>
              <w:jc w:val="center"/>
              <w:rPr>
                <w:rFonts w:ascii="Segoe UI" w:hAnsi="Segoe UI" w:cs="Segoe UI"/>
                <w:b w:val="0"/>
                <w:bCs w:val="0"/>
              </w:rPr>
            </w:pPr>
          </w:p>
          <w:p w14:paraId="75374B0E" w14:textId="77777777" w:rsidR="00106660" w:rsidRDefault="00106660" w:rsidP="00106660">
            <w:pPr>
              <w:jc w:val="center"/>
              <w:rPr>
                <w:rFonts w:ascii="Segoe UI" w:hAnsi="Segoe UI" w:cs="Segoe UI"/>
                <w:b w:val="0"/>
                <w:bCs w:val="0"/>
              </w:rPr>
            </w:pPr>
          </w:p>
          <w:p w14:paraId="7A278240" w14:textId="77777777" w:rsidR="00106660" w:rsidRDefault="00106660" w:rsidP="00106660">
            <w:pPr>
              <w:jc w:val="center"/>
              <w:rPr>
                <w:rFonts w:ascii="Segoe UI" w:hAnsi="Segoe UI" w:cs="Segoe UI"/>
                <w:b w:val="0"/>
                <w:bCs w:val="0"/>
              </w:rPr>
            </w:pPr>
          </w:p>
          <w:p w14:paraId="1DBE6DED" w14:textId="77777777" w:rsidR="00106660" w:rsidRDefault="00106660" w:rsidP="00106660">
            <w:pPr>
              <w:jc w:val="center"/>
              <w:rPr>
                <w:rFonts w:ascii="Segoe UI" w:hAnsi="Segoe UI" w:cs="Segoe UI"/>
                <w:b w:val="0"/>
                <w:bCs w:val="0"/>
              </w:rPr>
            </w:pPr>
          </w:p>
          <w:p w14:paraId="1CF1D482" w14:textId="654744CE" w:rsidR="00106660" w:rsidRPr="00FB44DF" w:rsidRDefault="00106660" w:rsidP="00106660">
            <w:pPr>
              <w:jc w:val="center"/>
              <w:rPr>
                <w:rFonts w:ascii="Segoe UI" w:hAnsi="Segoe UI" w:cs="Segoe UI"/>
              </w:rPr>
            </w:pPr>
            <w:proofErr w:type="spellStart"/>
            <w:r w:rsidRPr="00FB44DF">
              <w:rPr>
                <w:rFonts w:ascii="Segoe UI" w:hAnsi="Segoe UI" w:cs="Segoe UI"/>
              </w:rPr>
              <w:t>Domeniul</w:t>
            </w:r>
            <w:proofErr w:type="spellEnd"/>
            <w:r w:rsidRPr="00FB44DF">
              <w:rPr>
                <w:rFonts w:ascii="Segoe UI" w:hAnsi="Segoe UI" w:cs="Segoe UI"/>
              </w:rPr>
              <w:t xml:space="preserve"> de </w:t>
            </w:r>
            <w:proofErr w:type="spellStart"/>
            <w:r w:rsidRPr="00FB44DF">
              <w:rPr>
                <w:rFonts w:ascii="Segoe UI" w:hAnsi="Segoe UI" w:cs="Segoe UI"/>
              </w:rPr>
              <w:t>aplicare</w:t>
            </w:r>
            <w:proofErr w:type="spellEnd"/>
          </w:p>
        </w:tc>
        <w:tc>
          <w:tcPr>
            <w:tcW w:w="4523" w:type="dxa"/>
          </w:tcPr>
          <w:p w14:paraId="30C22221" w14:textId="77777777" w:rsidR="00106660" w:rsidRPr="00106660" w:rsidRDefault="00106660" w:rsidP="00106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</w:rPr>
            </w:pPr>
            <w:r w:rsidRPr="00106660">
              <w:rPr>
                <w:rFonts w:ascii="Segoe UI" w:hAnsi="Segoe UI" w:cs="Segoe UI"/>
                <w:b/>
                <w:bCs/>
              </w:rPr>
              <w:t>Include:</w:t>
            </w:r>
          </w:p>
          <w:p w14:paraId="3DDAED7E" w14:textId="77777777" w:rsidR="00106660" w:rsidRPr="00106660" w:rsidRDefault="00106660" w:rsidP="00106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106660">
              <w:rPr>
                <w:rFonts w:ascii="Segoe UI" w:hAnsi="Segoe UI" w:cs="Segoe UI"/>
              </w:rPr>
              <w:t>-</w:t>
            </w:r>
            <w:proofErr w:type="spellStart"/>
            <w:r w:rsidRPr="00106660">
              <w:rPr>
                <w:rFonts w:ascii="Segoe UI" w:hAnsi="Segoe UI" w:cs="Segoe UI"/>
              </w:rPr>
              <w:t>Interfață</w:t>
            </w:r>
            <w:proofErr w:type="spellEnd"/>
            <w:r w:rsidRPr="00106660">
              <w:rPr>
                <w:rFonts w:ascii="Segoe UI" w:hAnsi="Segoe UI" w:cs="Segoe UI"/>
              </w:rPr>
              <w:t xml:space="preserve"> web </w:t>
            </w:r>
            <w:proofErr w:type="spellStart"/>
            <w:r w:rsidRPr="00106660">
              <w:rPr>
                <w:rFonts w:ascii="Segoe UI" w:hAnsi="Segoe UI" w:cs="Segoe UI"/>
              </w:rPr>
              <w:t>și</w:t>
            </w:r>
            <w:proofErr w:type="spellEnd"/>
            <w:r w:rsidRPr="00106660">
              <w:rPr>
                <w:rFonts w:ascii="Segoe UI" w:hAnsi="Segoe UI" w:cs="Segoe UI"/>
              </w:rPr>
              <w:t xml:space="preserve"> </w:t>
            </w:r>
            <w:proofErr w:type="spellStart"/>
            <w:r w:rsidRPr="00106660">
              <w:rPr>
                <w:rFonts w:ascii="Segoe UI" w:hAnsi="Segoe UI" w:cs="Segoe UI"/>
              </w:rPr>
              <w:t>mobilă</w:t>
            </w:r>
            <w:proofErr w:type="spellEnd"/>
          </w:p>
          <w:p w14:paraId="03B172BE" w14:textId="77777777" w:rsidR="00106660" w:rsidRPr="00106660" w:rsidRDefault="00106660" w:rsidP="00106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106660">
              <w:rPr>
                <w:rFonts w:ascii="Segoe UI" w:hAnsi="Segoe UI" w:cs="Segoe UI"/>
              </w:rPr>
              <w:t>-</w:t>
            </w:r>
            <w:proofErr w:type="spellStart"/>
            <w:r w:rsidRPr="00106660">
              <w:rPr>
                <w:rFonts w:ascii="Segoe UI" w:hAnsi="Segoe UI" w:cs="Segoe UI"/>
              </w:rPr>
              <w:t>Funcționalități</w:t>
            </w:r>
            <w:proofErr w:type="spellEnd"/>
            <w:r w:rsidRPr="00106660">
              <w:rPr>
                <w:rFonts w:ascii="Segoe UI" w:hAnsi="Segoe UI" w:cs="Segoe UI"/>
              </w:rPr>
              <w:t xml:space="preserve"> CRUD </w:t>
            </w:r>
            <w:proofErr w:type="spellStart"/>
            <w:r w:rsidRPr="00106660">
              <w:rPr>
                <w:rFonts w:ascii="Segoe UI" w:hAnsi="Segoe UI" w:cs="Segoe UI"/>
              </w:rPr>
              <w:t>pentru</w:t>
            </w:r>
            <w:proofErr w:type="spellEnd"/>
            <w:r w:rsidRPr="00106660">
              <w:rPr>
                <w:rFonts w:ascii="Segoe UI" w:hAnsi="Segoe UI" w:cs="Segoe UI"/>
              </w:rPr>
              <w:t xml:space="preserve"> task-</w:t>
            </w:r>
            <w:proofErr w:type="spellStart"/>
            <w:r w:rsidRPr="00106660">
              <w:rPr>
                <w:rFonts w:ascii="Segoe UI" w:hAnsi="Segoe UI" w:cs="Segoe UI"/>
              </w:rPr>
              <w:t>uri</w:t>
            </w:r>
            <w:proofErr w:type="spellEnd"/>
          </w:p>
          <w:p w14:paraId="2FF402C5" w14:textId="77777777" w:rsidR="00106660" w:rsidRPr="00106660" w:rsidRDefault="00106660" w:rsidP="00106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106660">
              <w:rPr>
                <w:rFonts w:ascii="Segoe UI" w:hAnsi="Segoe UI" w:cs="Segoe UI"/>
              </w:rPr>
              <w:t>-</w:t>
            </w:r>
            <w:proofErr w:type="spellStart"/>
            <w:r w:rsidRPr="00106660">
              <w:rPr>
                <w:rFonts w:ascii="Segoe UI" w:hAnsi="Segoe UI" w:cs="Segoe UI"/>
              </w:rPr>
              <w:t>Bază</w:t>
            </w:r>
            <w:proofErr w:type="spellEnd"/>
            <w:r w:rsidRPr="00106660">
              <w:rPr>
                <w:rFonts w:ascii="Segoe UI" w:hAnsi="Segoe UI" w:cs="Segoe UI"/>
              </w:rPr>
              <w:t xml:space="preserve"> de date </w:t>
            </w:r>
            <w:proofErr w:type="spellStart"/>
            <w:r w:rsidRPr="00106660">
              <w:rPr>
                <w:rFonts w:ascii="Segoe UI" w:hAnsi="Segoe UI" w:cs="Segoe UI"/>
              </w:rPr>
              <w:t>pentru</w:t>
            </w:r>
            <w:proofErr w:type="spellEnd"/>
            <w:r w:rsidRPr="00106660">
              <w:rPr>
                <w:rFonts w:ascii="Segoe UI" w:hAnsi="Segoe UI" w:cs="Segoe UI"/>
              </w:rPr>
              <w:t xml:space="preserve"> </w:t>
            </w:r>
            <w:proofErr w:type="spellStart"/>
            <w:r w:rsidRPr="00106660">
              <w:rPr>
                <w:rFonts w:ascii="Segoe UI" w:hAnsi="Segoe UI" w:cs="Segoe UI"/>
              </w:rPr>
              <w:t>stocarea</w:t>
            </w:r>
            <w:proofErr w:type="spellEnd"/>
            <w:r w:rsidRPr="00106660">
              <w:rPr>
                <w:rFonts w:ascii="Segoe UI" w:hAnsi="Segoe UI" w:cs="Segoe UI"/>
              </w:rPr>
              <w:t xml:space="preserve"> </w:t>
            </w:r>
            <w:proofErr w:type="spellStart"/>
            <w:r w:rsidRPr="00106660">
              <w:rPr>
                <w:rFonts w:ascii="Segoe UI" w:hAnsi="Segoe UI" w:cs="Segoe UI"/>
              </w:rPr>
              <w:t>datelor</w:t>
            </w:r>
            <w:proofErr w:type="spellEnd"/>
          </w:p>
          <w:p w14:paraId="0BDE9126" w14:textId="36BD9563" w:rsidR="00106660" w:rsidRPr="00106660" w:rsidRDefault="005628CA" w:rsidP="00106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</w:t>
            </w:r>
            <w:proofErr w:type="spellStart"/>
            <w:r>
              <w:rPr>
                <w:rFonts w:ascii="Segoe UI" w:hAnsi="Segoe UI" w:cs="Segoe UI"/>
              </w:rPr>
              <w:t>Sincronizarea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între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aplicație</w:t>
            </w:r>
            <w:proofErr w:type="spellEnd"/>
            <w:r>
              <w:rPr>
                <w:rFonts w:ascii="Segoe UI" w:hAnsi="Segoe UI" w:cs="Segoe UI"/>
              </w:rPr>
              <w:t xml:space="preserve"> web </w:t>
            </w:r>
            <w:proofErr w:type="spellStart"/>
            <w:r>
              <w:rPr>
                <w:rFonts w:ascii="Segoe UI" w:hAnsi="Segoe UI" w:cs="Segoe UI"/>
              </w:rPr>
              <w:t>și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cea</w:t>
            </w:r>
            <w:proofErr w:type="spellEnd"/>
            <w:r>
              <w:rPr>
                <w:rFonts w:ascii="Segoe UI" w:hAnsi="Segoe UI" w:cs="Segoe UI"/>
              </w:rPr>
              <w:t xml:space="preserve"> mobile</w:t>
            </w:r>
          </w:p>
          <w:p w14:paraId="0E88AAFC" w14:textId="77777777" w:rsidR="00106660" w:rsidRPr="00106660" w:rsidRDefault="00106660" w:rsidP="00106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</w:rPr>
            </w:pPr>
            <w:r w:rsidRPr="00106660">
              <w:rPr>
                <w:rFonts w:ascii="Segoe UI" w:hAnsi="Segoe UI" w:cs="Segoe UI"/>
                <w:b/>
                <w:bCs/>
              </w:rPr>
              <w:t>Nu include:</w:t>
            </w:r>
          </w:p>
          <w:p w14:paraId="1A0E095B" w14:textId="247CEEFE" w:rsidR="00106660" w:rsidRDefault="00106660" w:rsidP="00106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106660">
              <w:rPr>
                <w:rFonts w:ascii="Segoe UI" w:hAnsi="Segoe UI" w:cs="Segoe UI"/>
              </w:rPr>
              <w:t>-</w:t>
            </w:r>
            <w:proofErr w:type="spellStart"/>
            <w:r>
              <w:rPr>
                <w:rFonts w:ascii="Segoe UI" w:hAnsi="Segoe UI" w:cs="Segoe UI"/>
              </w:rPr>
              <w:t>Sincronizarea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r w:rsidR="005628CA">
              <w:rPr>
                <w:rFonts w:ascii="Segoe UI" w:hAnsi="Segoe UI" w:cs="Segoe UI"/>
              </w:rPr>
              <w:t>cu un calendar extern</w:t>
            </w:r>
          </w:p>
          <w:p w14:paraId="04723BB3" w14:textId="43810793" w:rsidR="00106660" w:rsidRPr="00106660" w:rsidRDefault="00106660" w:rsidP="00106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</w:rPr>
              <w:t>-</w:t>
            </w:r>
            <w:proofErr w:type="spellStart"/>
            <w:r>
              <w:rPr>
                <w:rFonts w:ascii="Segoe UI" w:hAnsi="Segoe UI" w:cs="Segoe UI"/>
              </w:rPr>
              <w:t>Integrare</w:t>
            </w:r>
            <w:proofErr w:type="spellEnd"/>
            <w:r>
              <w:rPr>
                <w:rFonts w:ascii="Segoe UI" w:hAnsi="Segoe UI" w:cs="Segoe UI"/>
              </w:rPr>
              <w:t xml:space="preserve"> cu </w:t>
            </w:r>
            <w:proofErr w:type="spellStart"/>
            <w:r>
              <w:rPr>
                <w:rFonts w:ascii="Segoe UI" w:hAnsi="Segoe UI" w:cs="Segoe UI"/>
              </w:rPr>
              <w:t>aplicații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terțe</w:t>
            </w:r>
            <w:proofErr w:type="spellEnd"/>
          </w:p>
        </w:tc>
      </w:tr>
      <w:tr w:rsidR="00106660" w14:paraId="5FDB13EE" w14:textId="77777777" w:rsidTr="002A52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6" w:type="dxa"/>
          </w:tcPr>
          <w:p w14:paraId="45545B0F" w14:textId="77777777" w:rsidR="00FB44DF" w:rsidRDefault="00FB44DF" w:rsidP="00FB44DF">
            <w:pPr>
              <w:jc w:val="center"/>
              <w:rPr>
                <w:b w:val="0"/>
                <w:bCs w:val="0"/>
              </w:rPr>
            </w:pPr>
          </w:p>
          <w:p w14:paraId="4A975AD4" w14:textId="77777777" w:rsidR="00FB44DF" w:rsidRDefault="00FB44DF" w:rsidP="00FB44DF">
            <w:pPr>
              <w:jc w:val="center"/>
              <w:rPr>
                <w:b w:val="0"/>
                <w:bCs w:val="0"/>
              </w:rPr>
            </w:pPr>
          </w:p>
          <w:p w14:paraId="2C3AE315" w14:textId="503634E0" w:rsidR="00106660" w:rsidRPr="00FB44DF" w:rsidRDefault="00FB44DF" w:rsidP="00FB44DF">
            <w:pPr>
              <w:jc w:val="center"/>
            </w:pPr>
            <w:proofErr w:type="spellStart"/>
            <w:r w:rsidRPr="00FB44DF">
              <w:t>Resursele</w:t>
            </w:r>
            <w:proofErr w:type="spellEnd"/>
            <w:r w:rsidRPr="00FB44DF">
              <w:t xml:space="preserve"> </w:t>
            </w:r>
            <w:proofErr w:type="spellStart"/>
            <w:r w:rsidRPr="00FB44DF">
              <w:t>folosite</w:t>
            </w:r>
            <w:proofErr w:type="spellEnd"/>
          </w:p>
        </w:tc>
        <w:tc>
          <w:tcPr>
            <w:tcW w:w="4523" w:type="dxa"/>
          </w:tcPr>
          <w:p w14:paraId="659B8BF0" w14:textId="77777777" w:rsidR="00FB44DF" w:rsidRDefault="00FB44DF" w:rsidP="00106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Software: </w:t>
            </w:r>
          </w:p>
          <w:p w14:paraId="4DA180EF" w14:textId="0B98D4ED" w:rsidR="00106660" w:rsidRDefault="00FB44DF" w:rsidP="00106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-VS Code, GitHub, React, React Native</w:t>
            </w:r>
          </w:p>
          <w:p w14:paraId="2359447A" w14:textId="77777777" w:rsidR="00FB44DF" w:rsidRDefault="00FB44DF" w:rsidP="00106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8FA55C" w14:textId="77777777" w:rsidR="00FB44DF" w:rsidRDefault="00FB44DF" w:rsidP="00106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Hardware: </w:t>
            </w:r>
          </w:p>
          <w:p w14:paraId="6A267172" w14:textId="44DD4465" w:rsidR="00FB44DF" w:rsidRDefault="00FB44DF" w:rsidP="00106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-Laptop personal</w:t>
            </w:r>
          </w:p>
        </w:tc>
      </w:tr>
    </w:tbl>
    <w:p w14:paraId="4AC4FCE9" w14:textId="77777777" w:rsidR="002A52DD" w:rsidRDefault="002A52DD" w:rsidP="002A52DD"/>
    <w:p w14:paraId="143BE98B" w14:textId="77777777" w:rsidR="002A52DD" w:rsidRPr="002A52DD" w:rsidRDefault="002A52DD" w:rsidP="002A52DD"/>
    <w:p w14:paraId="041DF586" w14:textId="797DD497" w:rsidR="002A52DD" w:rsidRPr="002A52DD" w:rsidRDefault="002A52DD" w:rsidP="002A52DD">
      <w:pPr>
        <w:pStyle w:val="Heading2"/>
        <w:numPr>
          <w:ilvl w:val="0"/>
          <w:numId w:val="10"/>
        </w:numPr>
        <w:rPr>
          <w:rFonts w:ascii="Segoe UI" w:hAnsi="Segoe UI" w:cs="Segoe UI"/>
          <w:i/>
          <w:iCs/>
          <w:color w:val="000000" w:themeColor="text1"/>
          <w:sz w:val="32"/>
          <w:szCs w:val="32"/>
        </w:rPr>
      </w:pPr>
      <w:r w:rsidRPr="002A52DD">
        <w:rPr>
          <w:rFonts w:ascii="Segoe UI" w:hAnsi="Segoe UI" w:cs="Segoe UI"/>
          <w:i/>
          <w:iCs/>
          <w:color w:val="000000" w:themeColor="text1"/>
          <w:sz w:val="32"/>
          <w:szCs w:val="32"/>
        </w:rPr>
        <w:t xml:space="preserve"> </w:t>
      </w:r>
      <w:bookmarkStart w:id="6" w:name="_Toc214538460"/>
      <w:proofErr w:type="spellStart"/>
      <w:r w:rsidRPr="002A52DD">
        <w:rPr>
          <w:rFonts w:ascii="Segoe UI" w:hAnsi="Segoe UI" w:cs="Segoe UI"/>
          <w:i/>
          <w:iCs/>
          <w:color w:val="000000" w:themeColor="text1"/>
          <w:sz w:val="36"/>
          <w:szCs w:val="36"/>
        </w:rPr>
        <w:t>Justificarea</w:t>
      </w:r>
      <w:proofErr w:type="spellEnd"/>
      <w:r w:rsidRPr="002A52DD">
        <w:rPr>
          <w:rFonts w:ascii="Segoe UI" w:hAnsi="Segoe UI" w:cs="Segoe UI"/>
          <w:i/>
          <w:iCs/>
          <w:color w:val="000000" w:themeColor="text1"/>
          <w:sz w:val="36"/>
          <w:szCs w:val="36"/>
        </w:rPr>
        <w:t xml:space="preserve"> </w:t>
      </w:r>
      <w:proofErr w:type="spellStart"/>
      <w:r w:rsidRPr="002A52DD">
        <w:rPr>
          <w:rFonts w:ascii="Segoe UI" w:hAnsi="Segoe UI" w:cs="Segoe UI"/>
          <w:i/>
          <w:iCs/>
          <w:color w:val="000000" w:themeColor="text1"/>
          <w:sz w:val="36"/>
          <w:szCs w:val="36"/>
        </w:rPr>
        <w:t>costului</w:t>
      </w:r>
      <w:proofErr w:type="spellEnd"/>
      <w:r w:rsidRPr="002A52DD">
        <w:rPr>
          <w:rFonts w:ascii="Segoe UI" w:hAnsi="Segoe UI" w:cs="Segoe UI"/>
          <w:i/>
          <w:iCs/>
          <w:color w:val="000000" w:themeColor="text1"/>
          <w:sz w:val="36"/>
          <w:szCs w:val="36"/>
        </w:rPr>
        <w:t xml:space="preserve"> </w:t>
      </w:r>
      <w:proofErr w:type="spellStart"/>
      <w:r w:rsidRPr="002A52DD">
        <w:rPr>
          <w:rFonts w:ascii="Segoe UI" w:hAnsi="Segoe UI" w:cs="Segoe UI"/>
          <w:i/>
          <w:iCs/>
          <w:color w:val="000000" w:themeColor="text1"/>
          <w:sz w:val="36"/>
          <w:szCs w:val="36"/>
        </w:rPr>
        <w:t>proiectului</w:t>
      </w:r>
      <w:bookmarkEnd w:id="6"/>
      <w:proofErr w:type="spellEnd"/>
    </w:p>
    <w:p w14:paraId="228AAB40" w14:textId="77777777" w:rsidR="003B0952" w:rsidRPr="002A52DD" w:rsidRDefault="003B0952" w:rsidP="00106660">
      <w:pPr>
        <w:rPr>
          <w:rFonts w:ascii="Segoe UI" w:hAnsi="Segoe UI" w:cs="Segoe UI"/>
        </w:rPr>
      </w:pPr>
    </w:p>
    <w:p w14:paraId="0366722C" w14:textId="77777777" w:rsidR="002A52DD" w:rsidRPr="002A52DD" w:rsidRDefault="002A52DD" w:rsidP="002A52DD">
      <w:pPr>
        <w:rPr>
          <w:rFonts w:ascii="Segoe UI" w:hAnsi="Segoe UI" w:cs="Segoe UI"/>
          <w:b/>
          <w:bCs/>
          <w:lang w:val="en-GB"/>
        </w:rPr>
      </w:pPr>
      <w:proofErr w:type="spellStart"/>
      <w:r w:rsidRPr="002A52DD">
        <w:rPr>
          <w:rFonts w:ascii="Segoe UI" w:hAnsi="Segoe UI" w:cs="Segoe UI"/>
          <w:b/>
          <w:bCs/>
          <w:lang w:val="en-GB"/>
        </w:rPr>
        <w:t>Justificarea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costurilor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proiectului</w:t>
      </w:r>
      <w:proofErr w:type="spellEnd"/>
    </w:p>
    <w:p w14:paraId="0C36A4D4" w14:textId="77777777" w:rsidR="002A52DD" w:rsidRPr="002A52DD" w:rsidRDefault="002A52DD" w:rsidP="002A52DD">
      <w:pPr>
        <w:rPr>
          <w:rFonts w:ascii="Segoe UI" w:hAnsi="Segoe UI" w:cs="Segoe UI"/>
          <w:lang w:val="en-GB"/>
        </w:rPr>
      </w:pPr>
      <w:proofErr w:type="spellStart"/>
      <w:r w:rsidRPr="002A52DD">
        <w:rPr>
          <w:rFonts w:ascii="Segoe UI" w:hAnsi="Segoe UI" w:cs="Segoe UI"/>
          <w:lang w:val="en-GB"/>
        </w:rPr>
        <w:t>Costul</w:t>
      </w:r>
      <w:proofErr w:type="spellEnd"/>
      <w:r w:rsidRPr="002A52DD">
        <w:rPr>
          <w:rFonts w:ascii="Segoe UI" w:hAnsi="Segoe UI" w:cs="Segoe UI"/>
          <w:lang w:val="en-GB"/>
        </w:rPr>
        <w:t xml:space="preserve"> total al </w:t>
      </w:r>
      <w:proofErr w:type="spellStart"/>
      <w:r w:rsidRPr="002A52DD">
        <w:rPr>
          <w:rFonts w:ascii="Segoe UI" w:hAnsi="Segoe UI" w:cs="Segoe UI"/>
          <w:lang w:val="en-GB"/>
        </w:rPr>
        <w:t>proiectului</w:t>
      </w:r>
      <w:proofErr w:type="spellEnd"/>
      <w:r w:rsidRPr="002A52DD">
        <w:rPr>
          <w:rFonts w:ascii="Segoe UI" w:hAnsi="Segoe UI" w:cs="Segoe UI"/>
          <w:lang w:val="en-GB"/>
        </w:rPr>
        <w:t xml:space="preserve">, </w:t>
      </w:r>
      <w:proofErr w:type="spellStart"/>
      <w:r w:rsidRPr="002A52DD">
        <w:rPr>
          <w:rFonts w:ascii="Segoe UI" w:hAnsi="Segoe UI" w:cs="Segoe UI"/>
          <w:lang w:val="en-GB"/>
        </w:rPr>
        <w:t>în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valoare</w:t>
      </w:r>
      <w:proofErr w:type="spellEnd"/>
      <w:r w:rsidRPr="002A52DD">
        <w:rPr>
          <w:rFonts w:ascii="Segoe UI" w:hAnsi="Segoe UI" w:cs="Segoe UI"/>
          <w:lang w:val="en-GB"/>
        </w:rPr>
        <w:t xml:space="preserve"> de </w:t>
      </w:r>
      <w:r w:rsidRPr="002A52DD">
        <w:rPr>
          <w:rFonts w:ascii="Segoe UI" w:hAnsi="Segoe UI" w:cs="Segoe UI"/>
          <w:b/>
          <w:bCs/>
          <w:lang w:val="en-GB"/>
        </w:rPr>
        <w:t>1.200 euro</w:t>
      </w:r>
      <w:r w:rsidRPr="002A52DD">
        <w:rPr>
          <w:rFonts w:ascii="Segoe UI" w:hAnsi="Segoe UI" w:cs="Segoe UI"/>
          <w:lang w:val="en-GB"/>
        </w:rPr>
        <w:t xml:space="preserve">, </w:t>
      </w:r>
      <w:proofErr w:type="spellStart"/>
      <w:r w:rsidRPr="002A52DD">
        <w:rPr>
          <w:rFonts w:ascii="Segoe UI" w:hAnsi="Segoe UI" w:cs="Segoe UI"/>
          <w:lang w:val="en-GB"/>
        </w:rPr>
        <w:t>este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fundamentat</w:t>
      </w:r>
      <w:proofErr w:type="spellEnd"/>
      <w:r w:rsidRPr="002A52DD">
        <w:rPr>
          <w:rFonts w:ascii="Segoe UI" w:hAnsi="Segoe UI" w:cs="Segoe UI"/>
          <w:lang w:val="en-GB"/>
        </w:rPr>
        <w:t xml:space="preserve"> pe </w:t>
      </w:r>
      <w:proofErr w:type="spellStart"/>
      <w:r w:rsidRPr="002A52DD">
        <w:rPr>
          <w:rFonts w:ascii="Segoe UI" w:hAnsi="Segoe UI" w:cs="Segoe UI"/>
          <w:lang w:val="en-GB"/>
        </w:rPr>
        <w:t>necesarul</w:t>
      </w:r>
      <w:proofErr w:type="spellEnd"/>
      <w:r w:rsidRPr="002A52DD">
        <w:rPr>
          <w:rFonts w:ascii="Segoe UI" w:hAnsi="Segoe UI" w:cs="Segoe UI"/>
          <w:lang w:val="en-GB"/>
        </w:rPr>
        <w:t xml:space="preserve"> de </w:t>
      </w:r>
      <w:proofErr w:type="spellStart"/>
      <w:r w:rsidRPr="002A52DD">
        <w:rPr>
          <w:rFonts w:ascii="Segoe UI" w:hAnsi="Segoe UI" w:cs="Segoe UI"/>
          <w:lang w:val="en-GB"/>
        </w:rPr>
        <w:t>resurse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umane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și</w:t>
      </w:r>
      <w:proofErr w:type="spellEnd"/>
      <w:r w:rsidRPr="002A52DD">
        <w:rPr>
          <w:rFonts w:ascii="Segoe UI" w:hAnsi="Segoe UI" w:cs="Segoe UI"/>
          <w:lang w:val="en-GB"/>
        </w:rPr>
        <w:t xml:space="preserve"> pe </w:t>
      </w:r>
      <w:proofErr w:type="spellStart"/>
      <w:r w:rsidRPr="002A52DD">
        <w:rPr>
          <w:rFonts w:ascii="Segoe UI" w:hAnsi="Segoe UI" w:cs="Segoe UI"/>
          <w:lang w:val="en-GB"/>
        </w:rPr>
        <w:t>timpul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efectiv</w:t>
      </w:r>
      <w:proofErr w:type="spellEnd"/>
      <w:r w:rsidRPr="002A52DD">
        <w:rPr>
          <w:rFonts w:ascii="Segoe UI" w:hAnsi="Segoe UI" w:cs="Segoe UI"/>
          <w:lang w:val="en-GB"/>
        </w:rPr>
        <w:t xml:space="preserve"> de </w:t>
      </w:r>
      <w:proofErr w:type="spellStart"/>
      <w:r w:rsidRPr="002A52DD">
        <w:rPr>
          <w:rFonts w:ascii="Segoe UI" w:hAnsi="Segoe UI" w:cs="Segoe UI"/>
          <w:lang w:val="en-GB"/>
        </w:rPr>
        <w:t>lucru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necesar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pentru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realizarea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activităților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planificate</w:t>
      </w:r>
      <w:proofErr w:type="spellEnd"/>
      <w:r w:rsidRPr="002A52DD">
        <w:rPr>
          <w:rFonts w:ascii="Segoe UI" w:hAnsi="Segoe UI" w:cs="Segoe UI"/>
          <w:lang w:val="en-GB"/>
        </w:rPr>
        <w:t>.</w:t>
      </w:r>
    </w:p>
    <w:p w14:paraId="275E1E40" w14:textId="7E7ABCBE" w:rsidR="002A52DD" w:rsidRDefault="002A52DD" w:rsidP="002A52DD">
      <w:pPr>
        <w:rPr>
          <w:rFonts w:ascii="Segoe UI" w:hAnsi="Segoe UI" w:cs="Segoe UI"/>
          <w:lang w:val="en-GB"/>
        </w:rPr>
      </w:pPr>
      <w:r w:rsidRPr="002A52DD">
        <w:rPr>
          <w:rFonts w:ascii="Segoe UI" w:hAnsi="Segoe UI" w:cs="Segoe UI"/>
          <w:lang w:val="en-GB"/>
        </w:rPr>
        <w:t xml:space="preserve">La </w:t>
      </w:r>
      <w:proofErr w:type="spellStart"/>
      <w:r w:rsidRPr="002A52DD">
        <w:rPr>
          <w:rFonts w:ascii="Segoe UI" w:hAnsi="Segoe UI" w:cs="Segoe UI"/>
          <w:lang w:val="en-GB"/>
        </w:rPr>
        <w:t>proiect</w:t>
      </w:r>
      <w:proofErr w:type="spellEnd"/>
      <w:r w:rsidRPr="002A52DD">
        <w:rPr>
          <w:rFonts w:ascii="Segoe UI" w:hAnsi="Segoe UI" w:cs="Segoe UI"/>
          <w:lang w:val="en-GB"/>
        </w:rPr>
        <w:t xml:space="preserve"> au </w:t>
      </w:r>
      <w:proofErr w:type="spellStart"/>
      <w:r w:rsidRPr="002A52DD">
        <w:rPr>
          <w:rFonts w:ascii="Segoe UI" w:hAnsi="Segoe UI" w:cs="Segoe UI"/>
          <w:lang w:val="en-GB"/>
        </w:rPr>
        <w:t>lucrat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r w:rsidRPr="002A52DD">
        <w:rPr>
          <w:rFonts w:ascii="Segoe UI" w:hAnsi="Segoe UI" w:cs="Segoe UI"/>
          <w:b/>
          <w:bCs/>
          <w:lang w:val="en-GB"/>
        </w:rPr>
        <w:t xml:space="preserve">5 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membri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 xml:space="preserve"> ai 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echipei</w:t>
      </w:r>
      <w:proofErr w:type="spellEnd"/>
      <w:r w:rsidRPr="002A52DD">
        <w:rPr>
          <w:rFonts w:ascii="Segoe UI" w:hAnsi="Segoe UI" w:cs="Segoe UI"/>
          <w:lang w:val="en-GB"/>
        </w:rPr>
        <w:t xml:space="preserve">, </w:t>
      </w:r>
      <w:proofErr w:type="spellStart"/>
      <w:r w:rsidRPr="002A52DD">
        <w:rPr>
          <w:rFonts w:ascii="Segoe UI" w:hAnsi="Segoe UI" w:cs="Segoe UI"/>
          <w:lang w:val="en-GB"/>
        </w:rPr>
        <w:t>fiecare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contribuind</w:t>
      </w:r>
      <w:proofErr w:type="spellEnd"/>
      <w:r w:rsidRPr="002A52DD">
        <w:rPr>
          <w:rFonts w:ascii="Segoe UI" w:hAnsi="Segoe UI" w:cs="Segoe UI"/>
          <w:lang w:val="en-GB"/>
        </w:rPr>
        <w:t xml:space="preserve"> cu 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câte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 xml:space="preserve"> 8 ore de 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lucru</w:t>
      </w:r>
      <w:proofErr w:type="spellEnd"/>
      <w:r w:rsidRPr="002A52DD">
        <w:rPr>
          <w:rFonts w:ascii="Segoe UI" w:hAnsi="Segoe UI" w:cs="Segoe UI"/>
          <w:lang w:val="en-GB"/>
        </w:rPr>
        <w:t xml:space="preserve">. </w:t>
      </w:r>
      <w:proofErr w:type="spellStart"/>
      <w:r w:rsidRPr="002A52DD">
        <w:rPr>
          <w:rFonts w:ascii="Segoe UI" w:hAnsi="Segoe UI" w:cs="Segoe UI"/>
          <w:lang w:val="en-GB"/>
        </w:rPr>
        <w:t>Tariful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orar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pentru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fiecare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membru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este</w:t>
      </w:r>
      <w:proofErr w:type="spellEnd"/>
      <w:r w:rsidRPr="002A52DD">
        <w:rPr>
          <w:rFonts w:ascii="Segoe UI" w:hAnsi="Segoe UI" w:cs="Segoe UI"/>
          <w:lang w:val="en-GB"/>
        </w:rPr>
        <w:t xml:space="preserve"> de </w:t>
      </w:r>
      <w:r w:rsidRPr="002A52DD">
        <w:rPr>
          <w:rFonts w:ascii="Segoe UI" w:hAnsi="Segoe UI" w:cs="Segoe UI"/>
          <w:b/>
          <w:bCs/>
          <w:lang w:val="en-GB"/>
        </w:rPr>
        <w:t>30 euro/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oră</w:t>
      </w:r>
      <w:proofErr w:type="spellEnd"/>
      <w:r w:rsidRPr="002A52DD">
        <w:rPr>
          <w:rFonts w:ascii="Segoe UI" w:hAnsi="Segoe UI" w:cs="Segoe UI"/>
          <w:lang w:val="en-GB"/>
        </w:rPr>
        <w:t xml:space="preserve">, </w:t>
      </w:r>
      <w:proofErr w:type="spellStart"/>
      <w:r w:rsidRPr="002A52DD">
        <w:rPr>
          <w:rFonts w:ascii="Segoe UI" w:hAnsi="Segoe UI" w:cs="Segoe UI"/>
          <w:lang w:val="en-GB"/>
        </w:rPr>
        <w:t>fiind</w:t>
      </w:r>
      <w:proofErr w:type="spellEnd"/>
      <w:r w:rsidRPr="002A52DD">
        <w:rPr>
          <w:rFonts w:ascii="Segoe UI" w:hAnsi="Segoe UI" w:cs="Segoe UI"/>
          <w:lang w:val="en-GB"/>
        </w:rPr>
        <w:t xml:space="preserve"> un cost standard </w:t>
      </w:r>
      <w:proofErr w:type="spellStart"/>
      <w:r w:rsidRPr="002A52DD">
        <w:rPr>
          <w:rFonts w:ascii="Segoe UI" w:hAnsi="Segoe UI" w:cs="Segoe UI"/>
          <w:lang w:val="en-GB"/>
        </w:rPr>
        <w:t>pentru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serviciile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prestate</w:t>
      </w:r>
      <w:proofErr w:type="spellEnd"/>
      <w:r w:rsidRPr="002A52DD">
        <w:rPr>
          <w:rFonts w:ascii="Segoe UI" w:hAnsi="Segoe UI" w:cs="Segoe UI"/>
          <w:lang w:val="en-GB"/>
        </w:rPr>
        <w:t>.</w:t>
      </w:r>
    </w:p>
    <w:p w14:paraId="42074DDE" w14:textId="77777777" w:rsidR="002A52DD" w:rsidRDefault="002A52DD" w:rsidP="002A52DD">
      <w:pPr>
        <w:rPr>
          <w:rFonts w:ascii="Segoe UI" w:hAnsi="Segoe UI" w:cs="Segoe UI"/>
          <w:lang w:val="en-GB"/>
        </w:rPr>
      </w:pPr>
    </w:p>
    <w:p w14:paraId="04082FA5" w14:textId="77777777" w:rsidR="002A52DD" w:rsidRPr="002A52DD" w:rsidRDefault="002A52DD" w:rsidP="002A52DD">
      <w:pPr>
        <w:rPr>
          <w:rFonts w:ascii="Segoe UI" w:hAnsi="Segoe UI" w:cs="Segoe UI"/>
          <w:lang w:val="en-GB"/>
        </w:rPr>
      </w:pPr>
    </w:p>
    <w:p w14:paraId="60BB50CB" w14:textId="77777777" w:rsidR="002A52DD" w:rsidRPr="002A52DD" w:rsidRDefault="002A52DD" w:rsidP="002A52DD">
      <w:pPr>
        <w:rPr>
          <w:rFonts w:ascii="Segoe UI" w:hAnsi="Segoe UI" w:cs="Segoe UI"/>
          <w:b/>
          <w:bCs/>
          <w:lang w:val="en-GB"/>
        </w:rPr>
      </w:pPr>
      <w:proofErr w:type="spellStart"/>
      <w:r w:rsidRPr="002A52DD">
        <w:rPr>
          <w:rFonts w:ascii="Segoe UI" w:hAnsi="Segoe UI" w:cs="Segoe UI"/>
          <w:b/>
          <w:bCs/>
          <w:lang w:val="en-GB"/>
        </w:rPr>
        <w:lastRenderedPageBreak/>
        <w:t>Calculul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costului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 xml:space="preserve"> total:</w:t>
      </w:r>
    </w:p>
    <w:p w14:paraId="0D1769E5" w14:textId="77777777" w:rsidR="002A52DD" w:rsidRPr="002A52DD" w:rsidRDefault="002A52DD" w:rsidP="002A52DD">
      <w:pPr>
        <w:numPr>
          <w:ilvl w:val="0"/>
          <w:numId w:val="18"/>
        </w:numPr>
        <w:rPr>
          <w:rFonts w:ascii="Segoe UI" w:hAnsi="Segoe UI" w:cs="Segoe UI"/>
          <w:lang w:val="en-GB"/>
        </w:rPr>
      </w:pPr>
      <w:proofErr w:type="spellStart"/>
      <w:r w:rsidRPr="002A52DD">
        <w:rPr>
          <w:rFonts w:ascii="Segoe UI" w:hAnsi="Segoe UI" w:cs="Segoe UI"/>
          <w:lang w:val="en-GB"/>
        </w:rPr>
        <w:t>Număr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membri</w:t>
      </w:r>
      <w:proofErr w:type="spellEnd"/>
      <w:r w:rsidRPr="002A52DD">
        <w:rPr>
          <w:rFonts w:ascii="Segoe UI" w:hAnsi="Segoe UI" w:cs="Segoe UI"/>
          <w:lang w:val="en-GB"/>
        </w:rPr>
        <w:t xml:space="preserve">: </w:t>
      </w:r>
      <w:r w:rsidRPr="002A52DD">
        <w:rPr>
          <w:rFonts w:ascii="Segoe UI" w:hAnsi="Segoe UI" w:cs="Segoe UI"/>
          <w:b/>
          <w:bCs/>
          <w:lang w:val="en-GB"/>
        </w:rPr>
        <w:t xml:space="preserve">5 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persoane</w:t>
      </w:r>
      <w:proofErr w:type="spellEnd"/>
    </w:p>
    <w:p w14:paraId="56462A1E" w14:textId="77777777" w:rsidR="002A52DD" w:rsidRPr="002A52DD" w:rsidRDefault="002A52DD" w:rsidP="002A52DD">
      <w:pPr>
        <w:numPr>
          <w:ilvl w:val="0"/>
          <w:numId w:val="18"/>
        </w:numPr>
        <w:rPr>
          <w:rFonts w:ascii="Segoe UI" w:hAnsi="Segoe UI" w:cs="Segoe UI"/>
          <w:lang w:val="en-GB"/>
        </w:rPr>
      </w:pPr>
      <w:r w:rsidRPr="002A52DD">
        <w:rPr>
          <w:rFonts w:ascii="Segoe UI" w:hAnsi="Segoe UI" w:cs="Segoe UI"/>
          <w:lang w:val="en-GB"/>
        </w:rPr>
        <w:t xml:space="preserve">Ore </w:t>
      </w:r>
      <w:proofErr w:type="spellStart"/>
      <w:r w:rsidRPr="002A52DD">
        <w:rPr>
          <w:rFonts w:ascii="Segoe UI" w:hAnsi="Segoe UI" w:cs="Segoe UI"/>
          <w:lang w:val="en-GB"/>
        </w:rPr>
        <w:t>lucrate</w:t>
      </w:r>
      <w:proofErr w:type="spellEnd"/>
      <w:r w:rsidRPr="002A52DD">
        <w:rPr>
          <w:rFonts w:ascii="Segoe UI" w:hAnsi="Segoe UI" w:cs="Segoe UI"/>
          <w:lang w:val="en-GB"/>
        </w:rPr>
        <w:t xml:space="preserve"> de </w:t>
      </w:r>
      <w:proofErr w:type="spellStart"/>
      <w:r w:rsidRPr="002A52DD">
        <w:rPr>
          <w:rFonts w:ascii="Segoe UI" w:hAnsi="Segoe UI" w:cs="Segoe UI"/>
          <w:lang w:val="en-GB"/>
        </w:rPr>
        <w:t>fiecare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membru</w:t>
      </w:r>
      <w:proofErr w:type="spellEnd"/>
      <w:r w:rsidRPr="002A52DD">
        <w:rPr>
          <w:rFonts w:ascii="Segoe UI" w:hAnsi="Segoe UI" w:cs="Segoe UI"/>
          <w:lang w:val="en-GB"/>
        </w:rPr>
        <w:t xml:space="preserve">: </w:t>
      </w:r>
      <w:r w:rsidRPr="002A52DD">
        <w:rPr>
          <w:rFonts w:ascii="Segoe UI" w:hAnsi="Segoe UI" w:cs="Segoe UI"/>
          <w:b/>
          <w:bCs/>
          <w:lang w:val="en-GB"/>
        </w:rPr>
        <w:t>8 ore</w:t>
      </w:r>
    </w:p>
    <w:p w14:paraId="5CCA9604" w14:textId="77777777" w:rsidR="002A52DD" w:rsidRPr="002A52DD" w:rsidRDefault="002A52DD" w:rsidP="002A52DD">
      <w:pPr>
        <w:numPr>
          <w:ilvl w:val="0"/>
          <w:numId w:val="18"/>
        </w:numPr>
        <w:rPr>
          <w:rFonts w:ascii="Segoe UI" w:hAnsi="Segoe UI" w:cs="Segoe UI"/>
          <w:lang w:val="en-GB"/>
        </w:rPr>
      </w:pPr>
      <w:r w:rsidRPr="002A52DD">
        <w:rPr>
          <w:rFonts w:ascii="Segoe UI" w:hAnsi="Segoe UI" w:cs="Segoe UI"/>
          <w:lang w:val="en-GB"/>
        </w:rPr>
        <w:t xml:space="preserve">Tarif </w:t>
      </w:r>
      <w:proofErr w:type="spellStart"/>
      <w:r w:rsidRPr="002A52DD">
        <w:rPr>
          <w:rFonts w:ascii="Segoe UI" w:hAnsi="Segoe UI" w:cs="Segoe UI"/>
          <w:lang w:val="en-GB"/>
        </w:rPr>
        <w:t>orar</w:t>
      </w:r>
      <w:proofErr w:type="spellEnd"/>
      <w:r w:rsidRPr="002A52DD">
        <w:rPr>
          <w:rFonts w:ascii="Segoe UI" w:hAnsi="Segoe UI" w:cs="Segoe UI"/>
          <w:lang w:val="en-GB"/>
        </w:rPr>
        <w:t xml:space="preserve">: </w:t>
      </w:r>
      <w:r w:rsidRPr="002A52DD">
        <w:rPr>
          <w:rFonts w:ascii="Segoe UI" w:hAnsi="Segoe UI" w:cs="Segoe UI"/>
          <w:b/>
          <w:bCs/>
          <w:lang w:val="en-GB"/>
        </w:rPr>
        <w:t>30 euro/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oră</w:t>
      </w:r>
      <w:proofErr w:type="spellEnd"/>
    </w:p>
    <w:p w14:paraId="62E9FE7A" w14:textId="77777777" w:rsidR="002A52DD" w:rsidRPr="002A52DD" w:rsidRDefault="002A52DD" w:rsidP="002A52DD">
      <w:pPr>
        <w:rPr>
          <w:rFonts w:ascii="Segoe UI" w:hAnsi="Segoe UI" w:cs="Segoe UI"/>
          <w:lang w:val="en-GB"/>
        </w:rPr>
      </w:pPr>
      <w:r w:rsidRPr="002A52DD">
        <w:rPr>
          <w:rFonts w:ascii="Segoe UI" w:hAnsi="Segoe UI" w:cs="Segoe UI"/>
          <w:b/>
          <w:bCs/>
          <w:lang w:val="en-GB"/>
        </w:rPr>
        <w:t xml:space="preserve">Cost total = 5 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persoane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 xml:space="preserve"> × 8 ore × 30 euro/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oră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 xml:space="preserve"> = 1.200 euro</w:t>
      </w:r>
    </w:p>
    <w:p w14:paraId="45D48528" w14:textId="77777777" w:rsidR="002A52DD" w:rsidRPr="002A52DD" w:rsidRDefault="002A52DD" w:rsidP="002A52DD">
      <w:pPr>
        <w:rPr>
          <w:rFonts w:ascii="Segoe UI" w:hAnsi="Segoe UI" w:cs="Segoe UI"/>
          <w:b/>
          <w:bCs/>
          <w:lang w:val="en-GB"/>
        </w:rPr>
      </w:pPr>
      <w:proofErr w:type="spellStart"/>
      <w:r w:rsidRPr="002A52DD">
        <w:rPr>
          <w:rFonts w:ascii="Segoe UI" w:hAnsi="Segoe UI" w:cs="Segoe UI"/>
          <w:b/>
          <w:bCs/>
          <w:lang w:val="en-GB"/>
        </w:rPr>
        <w:t>Argumentarea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costului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>:</w:t>
      </w:r>
    </w:p>
    <w:p w14:paraId="05052C85" w14:textId="77777777" w:rsidR="002A52DD" w:rsidRPr="002A52DD" w:rsidRDefault="002A52DD" w:rsidP="002A52DD">
      <w:pPr>
        <w:numPr>
          <w:ilvl w:val="0"/>
          <w:numId w:val="19"/>
        </w:numPr>
        <w:rPr>
          <w:rFonts w:ascii="Segoe UI" w:hAnsi="Segoe UI" w:cs="Segoe UI"/>
          <w:lang w:val="en-GB"/>
        </w:rPr>
      </w:pPr>
      <w:proofErr w:type="spellStart"/>
      <w:r w:rsidRPr="002A52DD">
        <w:rPr>
          <w:rFonts w:ascii="Segoe UI" w:hAnsi="Segoe UI" w:cs="Segoe UI"/>
          <w:b/>
          <w:bCs/>
          <w:lang w:val="en-GB"/>
        </w:rPr>
        <w:t>Resursa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umană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calificată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>:</w:t>
      </w:r>
      <w:r w:rsidRPr="002A52DD">
        <w:rPr>
          <w:rFonts w:ascii="Segoe UI" w:hAnsi="Segoe UI" w:cs="Segoe UI"/>
          <w:lang w:val="en-GB"/>
        </w:rPr>
        <w:br/>
      </w:r>
      <w:proofErr w:type="spellStart"/>
      <w:r w:rsidRPr="002A52DD">
        <w:rPr>
          <w:rFonts w:ascii="Segoe UI" w:hAnsi="Segoe UI" w:cs="Segoe UI"/>
          <w:lang w:val="en-GB"/>
        </w:rPr>
        <w:t>Echipa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implicată</w:t>
      </w:r>
      <w:proofErr w:type="spellEnd"/>
      <w:r w:rsidRPr="002A52DD">
        <w:rPr>
          <w:rFonts w:ascii="Segoe UI" w:hAnsi="Segoe UI" w:cs="Segoe UI"/>
          <w:lang w:val="en-GB"/>
        </w:rPr>
        <w:t xml:space="preserve"> include </w:t>
      </w:r>
      <w:proofErr w:type="spellStart"/>
      <w:r w:rsidRPr="002A52DD">
        <w:rPr>
          <w:rFonts w:ascii="Segoe UI" w:hAnsi="Segoe UI" w:cs="Segoe UI"/>
          <w:lang w:val="en-GB"/>
        </w:rPr>
        <w:t>specialiști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relevanți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pentru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domeniul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proiectului</w:t>
      </w:r>
      <w:proofErr w:type="spellEnd"/>
      <w:r w:rsidRPr="002A52DD">
        <w:rPr>
          <w:rFonts w:ascii="Segoe UI" w:hAnsi="Segoe UI" w:cs="Segoe UI"/>
          <w:lang w:val="en-GB"/>
        </w:rPr>
        <w:t xml:space="preserve">, </w:t>
      </w:r>
      <w:proofErr w:type="spellStart"/>
      <w:r w:rsidRPr="002A52DD">
        <w:rPr>
          <w:rFonts w:ascii="Segoe UI" w:hAnsi="Segoe UI" w:cs="Segoe UI"/>
          <w:lang w:val="en-GB"/>
        </w:rPr>
        <w:t>fiecare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contribuind</w:t>
      </w:r>
      <w:proofErr w:type="spellEnd"/>
      <w:r w:rsidRPr="002A52DD">
        <w:rPr>
          <w:rFonts w:ascii="Segoe UI" w:hAnsi="Segoe UI" w:cs="Segoe UI"/>
          <w:lang w:val="en-GB"/>
        </w:rPr>
        <w:t xml:space="preserve"> cu </w:t>
      </w:r>
      <w:proofErr w:type="spellStart"/>
      <w:r w:rsidRPr="002A52DD">
        <w:rPr>
          <w:rFonts w:ascii="Segoe UI" w:hAnsi="Segoe UI" w:cs="Segoe UI"/>
          <w:lang w:val="en-GB"/>
        </w:rPr>
        <w:t>expertiza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necesară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finalizării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sarcinilor</w:t>
      </w:r>
      <w:proofErr w:type="spellEnd"/>
      <w:r w:rsidRPr="002A52DD">
        <w:rPr>
          <w:rFonts w:ascii="Segoe UI" w:hAnsi="Segoe UI" w:cs="Segoe UI"/>
          <w:lang w:val="en-GB"/>
        </w:rPr>
        <w:t xml:space="preserve"> la un standard </w:t>
      </w:r>
      <w:proofErr w:type="spellStart"/>
      <w:r w:rsidRPr="002A52DD">
        <w:rPr>
          <w:rFonts w:ascii="Segoe UI" w:hAnsi="Segoe UI" w:cs="Segoe UI"/>
          <w:lang w:val="en-GB"/>
        </w:rPr>
        <w:t>profesionist</w:t>
      </w:r>
      <w:proofErr w:type="spellEnd"/>
      <w:r w:rsidRPr="002A52DD">
        <w:rPr>
          <w:rFonts w:ascii="Segoe UI" w:hAnsi="Segoe UI" w:cs="Segoe UI"/>
          <w:lang w:val="en-GB"/>
        </w:rPr>
        <w:t>.</w:t>
      </w:r>
    </w:p>
    <w:p w14:paraId="3289ADC1" w14:textId="77777777" w:rsidR="002A52DD" w:rsidRPr="002A52DD" w:rsidRDefault="002A52DD" w:rsidP="002A52DD">
      <w:pPr>
        <w:numPr>
          <w:ilvl w:val="0"/>
          <w:numId w:val="19"/>
        </w:numPr>
        <w:rPr>
          <w:rFonts w:ascii="Segoe UI" w:hAnsi="Segoe UI" w:cs="Segoe UI"/>
          <w:lang w:val="en-GB"/>
        </w:rPr>
      </w:pPr>
      <w:proofErr w:type="spellStart"/>
      <w:r w:rsidRPr="002A52DD">
        <w:rPr>
          <w:rFonts w:ascii="Segoe UI" w:hAnsi="Segoe UI" w:cs="Segoe UI"/>
          <w:b/>
          <w:bCs/>
          <w:lang w:val="en-GB"/>
        </w:rPr>
        <w:t>Volumul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 xml:space="preserve"> de 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muncă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necesar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>:</w:t>
      </w:r>
      <w:r w:rsidRPr="002A52DD">
        <w:rPr>
          <w:rFonts w:ascii="Segoe UI" w:hAnsi="Segoe UI" w:cs="Segoe UI"/>
          <w:lang w:val="en-GB"/>
        </w:rPr>
        <w:br/>
        <w:t xml:space="preserve">Cele 40 de ore de </w:t>
      </w:r>
      <w:proofErr w:type="spellStart"/>
      <w:r w:rsidRPr="002A52DD">
        <w:rPr>
          <w:rFonts w:ascii="Segoe UI" w:hAnsi="Segoe UI" w:cs="Segoe UI"/>
          <w:lang w:val="en-GB"/>
        </w:rPr>
        <w:t>lucru</w:t>
      </w:r>
      <w:proofErr w:type="spellEnd"/>
      <w:r w:rsidRPr="002A52DD">
        <w:rPr>
          <w:rFonts w:ascii="Segoe UI" w:hAnsi="Segoe UI" w:cs="Segoe UI"/>
          <w:lang w:val="en-GB"/>
        </w:rPr>
        <w:t xml:space="preserve"> cumulate (5 </w:t>
      </w:r>
      <w:proofErr w:type="spellStart"/>
      <w:r w:rsidRPr="002A52DD">
        <w:rPr>
          <w:rFonts w:ascii="Segoe UI" w:hAnsi="Segoe UI" w:cs="Segoe UI"/>
          <w:lang w:val="en-GB"/>
        </w:rPr>
        <w:t>persoane</w:t>
      </w:r>
      <w:proofErr w:type="spellEnd"/>
      <w:r w:rsidRPr="002A52DD">
        <w:rPr>
          <w:rFonts w:ascii="Segoe UI" w:hAnsi="Segoe UI" w:cs="Segoe UI"/>
          <w:lang w:val="en-GB"/>
        </w:rPr>
        <w:t xml:space="preserve"> × 8 ore) au </w:t>
      </w:r>
      <w:proofErr w:type="spellStart"/>
      <w:r w:rsidRPr="002A52DD">
        <w:rPr>
          <w:rFonts w:ascii="Segoe UI" w:hAnsi="Segoe UI" w:cs="Segoe UI"/>
          <w:lang w:val="en-GB"/>
        </w:rPr>
        <w:t>fost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esențiale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pentru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realizarea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tuturor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etapelor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proiectului</w:t>
      </w:r>
      <w:proofErr w:type="spellEnd"/>
      <w:r w:rsidRPr="002A52DD">
        <w:rPr>
          <w:rFonts w:ascii="Segoe UI" w:hAnsi="Segoe UI" w:cs="Segoe UI"/>
          <w:lang w:val="en-GB"/>
        </w:rPr>
        <w:t xml:space="preserve">, </w:t>
      </w:r>
      <w:proofErr w:type="spellStart"/>
      <w:r w:rsidRPr="002A52DD">
        <w:rPr>
          <w:rFonts w:ascii="Segoe UI" w:hAnsi="Segoe UI" w:cs="Segoe UI"/>
          <w:lang w:val="en-GB"/>
        </w:rPr>
        <w:t>incluzând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planificarea</w:t>
      </w:r>
      <w:proofErr w:type="spellEnd"/>
      <w:r w:rsidRPr="002A52DD">
        <w:rPr>
          <w:rFonts w:ascii="Segoe UI" w:hAnsi="Segoe UI" w:cs="Segoe UI"/>
          <w:lang w:val="en-GB"/>
        </w:rPr>
        <w:t xml:space="preserve">, </w:t>
      </w:r>
      <w:proofErr w:type="spellStart"/>
      <w:r w:rsidRPr="002A52DD">
        <w:rPr>
          <w:rFonts w:ascii="Segoe UI" w:hAnsi="Segoe UI" w:cs="Segoe UI"/>
          <w:lang w:val="en-GB"/>
        </w:rPr>
        <w:t>execuția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și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verificarea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finală</w:t>
      </w:r>
      <w:proofErr w:type="spellEnd"/>
      <w:r w:rsidRPr="002A52DD">
        <w:rPr>
          <w:rFonts w:ascii="Segoe UI" w:hAnsi="Segoe UI" w:cs="Segoe UI"/>
          <w:lang w:val="en-GB"/>
        </w:rPr>
        <w:t>.</w:t>
      </w:r>
    </w:p>
    <w:p w14:paraId="2D6C9AB1" w14:textId="6008EAFF" w:rsidR="002A52DD" w:rsidRDefault="002A52DD" w:rsidP="002A52DD">
      <w:pPr>
        <w:numPr>
          <w:ilvl w:val="0"/>
          <w:numId w:val="19"/>
        </w:numPr>
        <w:rPr>
          <w:rFonts w:ascii="Segoe UI" w:hAnsi="Segoe UI" w:cs="Segoe UI"/>
          <w:lang w:val="en-GB"/>
        </w:rPr>
      </w:pPr>
      <w:r w:rsidRPr="002A52DD">
        <w:rPr>
          <w:rFonts w:ascii="Segoe UI" w:hAnsi="Segoe UI" w:cs="Segoe UI"/>
          <w:b/>
          <w:bCs/>
          <w:lang w:val="en-GB"/>
        </w:rPr>
        <w:t xml:space="preserve">Tarif 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orar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b/>
          <w:bCs/>
          <w:lang w:val="en-GB"/>
        </w:rPr>
        <w:t>justificat</w:t>
      </w:r>
      <w:proofErr w:type="spellEnd"/>
      <w:r w:rsidRPr="002A52DD">
        <w:rPr>
          <w:rFonts w:ascii="Segoe UI" w:hAnsi="Segoe UI" w:cs="Segoe UI"/>
          <w:b/>
          <w:bCs/>
          <w:lang w:val="en-GB"/>
        </w:rPr>
        <w:t>:</w:t>
      </w:r>
      <w:r w:rsidRPr="002A52DD">
        <w:rPr>
          <w:rFonts w:ascii="Segoe UI" w:hAnsi="Segoe UI" w:cs="Segoe UI"/>
          <w:lang w:val="en-GB"/>
        </w:rPr>
        <w:br/>
      </w:r>
      <w:proofErr w:type="spellStart"/>
      <w:r w:rsidRPr="002A52DD">
        <w:rPr>
          <w:rFonts w:ascii="Segoe UI" w:hAnsi="Segoe UI" w:cs="Segoe UI"/>
          <w:lang w:val="en-GB"/>
        </w:rPr>
        <w:t>Tariful</w:t>
      </w:r>
      <w:proofErr w:type="spellEnd"/>
      <w:r w:rsidRPr="002A52DD">
        <w:rPr>
          <w:rFonts w:ascii="Segoe UI" w:hAnsi="Segoe UI" w:cs="Segoe UI"/>
          <w:lang w:val="en-GB"/>
        </w:rPr>
        <w:t xml:space="preserve"> de 30 euro/</w:t>
      </w:r>
      <w:proofErr w:type="spellStart"/>
      <w:r w:rsidRPr="002A52DD">
        <w:rPr>
          <w:rFonts w:ascii="Segoe UI" w:hAnsi="Segoe UI" w:cs="Segoe UI"/>
          <w:lang w:val="en-GB"/>
        </w:rPr>
        <w:t>oră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reflectă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nivelul</w:t>
      </w:r>
      <w:proofErr w:type="spellEnd"/>
      <w:r w:rsidRPr="002A52DD">
        <w:rPr>
          <w:rFonts w:ascii="Segoe UI" w:hAnsi="Segoe UI" w:cs="Segoe UI"/>
          <w:lang w:val="en-GB"/>
        </w:rPr>
        <w:t xml:space="preserve"> de </w:t>
      </w:r>
      <w:proofErr w:type="spellStart"/>
      <w:r w:rsidRPr="002A52DD">
        <w:rPr>
          <w:rFonts w:ascii="Segoe UI" w:hAnsi="Segoe UI" w:cs="Segoe UI"/>
          <w:lang w:val="en-GB"/>
        </w:rPr>
        <w:t>competență</w:t>
      </w:r>
      <w:proofErr w:type="spellEnd"/>
      <w:r w:rsidRPr="002A52DD">
        <w:rPr>
          <w:rFonts w:ascii="Segoe UI" w:hAnsi="Segoe UI" w:cs="Segoe UI"/>
          <w:lang w:val="en-GB"/>
        </w:rPr>
        <w:t xml:space="preserve">, </w:t>
      </w:r>
      <w:proofErr w:type="spellStart"/>
      <w:r w:rsidRPr="002A52DD">
        <w:rPr>
          <w:rFonts w:ascii="Segoe UI" w:hAnsi="Segoe UI" w:cs="Segoe UI"/>
          <w:lang w:val="en-GB"/>
        </w:rPr>
        <w:t>responsabilitatea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și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calitatea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serviciilor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prestate</w:t>
      </w:r>
      <w:proofErr w:type="spellEnd"/>
      <w:r w:rsidRPr="002A52DD">
        <w:rPr>
          <w:rFonts w:ascii="Segoe UI" w:hAnsi="Segoe UI" w:cs="Segoe UI"/>
          <w:lang w:val="en-GB"/>
        </w:rPr>
        <w:t xml:space="preserve">, </w:t>
      </w:r>
      <w:proofErr w:type="spellStart"/>
      <w:r w:rsidRPr="002A52DD">
        <w:rPr>
          <w:rFonts w:ascii="Segoe UI" w:hAnsi="Segoe UI" w:cs="Segoe UI"/>
          <w:lang w:val="en-GB"/>
        </w:rPr>
        <w:t>situându</w:t>
      </w:r>
      <w:proofErr w:type="spellEnd"/>
      <w:r w:rsidRPr="002A52DD">
        <w:rPr>
          <w:rFonts w:ascii="Segoe UI" w:hAnsi="Segoe UI" w:cs="Segoe UI"/>
          <w:lang w:val="en-GB"/>
        </w:rPr>
        <w:t xml:space="preserve">-se </w:t>
      </w:r>
      <w:proofErr w:type="spellStart"/>
      <w:r w:rsidRPr="002A52DD">
        <w:rPr>
          <w:rFonts w:ascii="Segoe UI" w:hAnsi="Segoe UI" w:cs="Segoe UI"/>
          <w:lang w:val="en-GB"/>
        </w:rPr>
        <w:t>în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intervalul</w:t>
      </w:r>
      <w:proofErr w:type="spellEnd"/>
      <w:r w:rsidRPr="002A52DD">
        <w:rPr>
          <w:rFonts w:ascii="Segoe UI" w:hAnsi="Segoe UI" w:cs="Segoe UI"/>
          <w:lang w:val="en-GB"/>
        </w:rPr>
        <w:t xml:space="preserve"> normal </w:t>
      </w:r>
      <w:proofErr w:type="spellStart"/>
      <w:r w:rsidRPr="002A52DD">
        <w:rPr>
          <w:rFonts w:ascii="Segoe UI" w:hAnsi="Segoe UI" w:cs="Segoe UI"/>
          <w:lang w:val="en-GB"/>
        </w:rPr>
        <w:t>pentru</w:t>
      </w:r>
      <w:proofErr w:type="spellEnd"/>
      <w:r w:rsidRPr="002A52DD">
        <w:rPr>
          <w:rFonts w:ascii="Segoe UI" w:hAnsi="Segoe UI" w:cs="Segoe UI"/>
          <w:lang w:val="en-GB"/>
        </w:rPr>
        <w:t xml:space="preserve"> </w:t>
      </w:r>
      <w:proofErr w:type="spellStart"/>
      <w:r w:rsidRPr="002A52DD">
        <w:rPr>
          <w:rFonts w:ascii="Segoe UI" w:hAnsi="Segoe UI" w:cs="Segoe UI"/>
          <w:lang w:val="en-GB"/>
        </w:rPr>
        <w:t>astfel</w:t>
      </w:r>
      <w:proofErr w:type="spellEnd"/>
      <w:r w:rsidRPr="002A52DD">
        <w:rPr>
          <w:rFonts w:ascii="Segoe UI" w:hAnsi="Segoe UI" w:cs="Segoe UI"/>
          <w:lang w:val="en-GB"/>
        </w:rPr>
        <w:t xml:space="preserve"> de </w:t>
      </w:r>
      <w:proofErr w:type="spellStart"/>
      <w:r w:rsidRPr="002A52DD">
        <w:rPr>
          <w:rFonts w:ascii="Segoe UI" w:hAnsi="Segoe UI" w:cs="Segoe UI"/>
          <w:lang w:val="en-GB"/>
        </w:rPr>
        <w:t>activități</w:t>
      </w:r>
      <w:proofErr w:type="spellEnd"/>
      <w:r w:rsidRPr="002A52DD">
        <w:rPr>
          <w:rFonts w:ascii="Segoe UI" w:hAnsi="Segoe UI" w:cs="Segoe UI"/>
          <w:lang w:val="en-GB"/>
        </w:rPr>
        <w:t>.</w:t>
      </w:r>
    </w:p>
    <w:p w14:paraId="24EFCB6C" w14:textId="77777777" w:rsidR="002A52DD" w:rsidRPr="002A52DD" w:rsidRDefault="002A52DD" w:rsidP="002A52DD">
      <w:pPr>
        <w:ind w:left="360"/>
        <w:rPr>
          <w:rFonts w:ascii="Segoe UI" w:hAnsi="Segoe UI" w:cs="Segoe UI"/>
          <w:lang w:val="en-GB"/>
        </w:rPr>
      </w:pPr>
    </w:p>
    <w:p w14:paraId="0A6B250C" w14:textId="77777777" w:rsidR="002A52DD" w:rsidRPr="00106660" w:rsidRDefault="002A52DD" w:rsidP="00106660"/>
    <w:p w14:paraId="5A7525FA" w14:textId="59C8A3A7" w:rsidR="008861A0" w:rsidRDefault="003D095A" w:rsidP="003D095A">
      <w:pPr>
        <w:pStyle w:val="Heading2"/>
        <w:numPr>
          <w:ilvl w:val="0"/>
          <w:numId w:val="10"/>
        </w:numPr>
        <w:rPr>
          <w:rFonts w:ascii="Segoe UI" w:hAnsi="Segoe UI" w:cs="Segoe UI"/>
          <w:i/>
          <w:iCs/>
          <w:color w:val="000000" w:themeColor="text1"/>
          <w:sz w:val="32"/>
          <w:szCs w:val="32"/>
        </w:rPr>
      </w:pPr>
      <w:bookmarkStart w:id="7" w:name="_Toc214538461"/>
      <w:bookmarkStart w:id="8" w:name="_Toc212800709"/>
      <w:proofErr w:type="spellStart"/>
      <w:r w:rsidRPr="00CF35B9">
        <w:rPr>
          <w:rFonts w:ascii="Segoe UI" w:hAnsi="Segoe UI" w:cs="Segoe UI"/>
          <w:i/>
          <w:iCs/>
          <w:color w:val="000000" w:themeColor="text1"/>
          <w:sz w:val="32"/>
          <w:szCs w:val="32"/>
        </w:rPr>
        <w:t>Cerințe</w:t>
      </w:r>
      <w:proofErr w:type="spellEnd"/>
      <w:r w:rsidRPr="00CF35B9">
        <w:rPr>
          <w:rFonts w:ascii="Segoe UI" w:hAnsi="Segoe UI" w:cs="Segoe UI"/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CF35B9">
        <w:rPr>
          <w:rFonts w:ascii="Segoe UI" w:hAnsi="Segoe UI" w:cs="Segoe UI"/>
          <w:i/>
          <w:iCs/>
          <w:color w:val="000000" w:themeColor="text1"/>
          <w:sz w:val="32"/>
          <w:szCs w:val="32"/>
        </w:rPr>
        <w:t>minimale</w:t>
      </w:r>
      <w:bookmarkEnd w:id="7"/>
      <w:bookmarkEnd w:id="8"/>
      <w:proofErr w:type="spellEnd"/>
    </w:p>
    <w:p w14:paraId="27410F7C" w14:textId="77777777" w:rsidR="00D242EB" w:rsidRPr="00D242EB" w:rsidRDefault="00D242EB" w:rsidP="00D242EB"/>
    <w:p w14:paraId="72C80A40" w14:textId="7F3E1DF3" w:rsidR="00455286" w:rsidRPr="00D242EB" w:rsidRDefault="00455286" w:rsidP="00455286">
      <w:pPr>
        <w:rPr>
          <w:rFonts w:ascii="Segoe UI" w:hAnsi="Segoe UI" w:cs="Segoe UI"/>
          <w:sz w:val="24"/>
          <w:szCs w:val="24"/>
        </w:rPr>
      </w:pPr>
      <w:proofErr w:type="spellStart"/>
      <w:r w:rsidRPr="00D242EB">
        <w:rPr>
          <w:rFonts w:ascii="Segoe UI" w:hAnsi="Segoe UI" w:cs="Segoe UI"/>
          <w:sz w:val="24"/>
          <w:szCs w:val="24"/>
        </w:rPr>
        <w:t>Aplicația</w:t>
      </w:r>
      <w:proofErr w:type="spellEnd"/>
      <w:r w:rsidRPr="00D242EB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D242EB">
        <w:rPr>
          <w:rFonts w:ascii="Segoe UI" w:hAnsi="Segoe UI" w:cs="Segoe UI"/>
          <w:sz w:val="24"/>
          <w:szCs w:val="24"/>
        </w:rPr>
        <w:t>trebuie</w:t>
      </w:r>
      <w:proofErr w:type="spellEnd"/>
      <w:r w:rsidRPr="00D242EB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D242EB">
        <w:rPr>
          <w:rFonts w:ascii="Segoe UI" w:hAnsi="Segoe UI" w:cs="Segoe UI"/>
          <w:sz w:val="24"/>
          <w:szCs w:val="24"/>
        </w:rPr>
        <w:t>sa</w:t>
      </w:r>
      <w:proofErr w:type="spellEnd"/>
      <w:r w:rsidRPr="00D242EB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D242EB">
        <w:rPr>
          <w:rFonts w:ascii="Segoe UI" w:hAnsi="Segoe UI" w:cs="Segoe UI"/>
          <w:sz w:val="24"/>
          <w:szCs w:val="24"/>
        </w:rPr>
        <w:t>permită</w:t>
      </w:r>
      <w:proofErr w:type="spellEnd"/>
      <w:r w:rsidRPr="00D242EB">
        <w:rPr>
          <w:rFonts w:ascii="Segoe UI" w:hAnsi="Segoe UI" w:cs="Segoe UI"/>
          <w:sz w:val="24"/>
          <w:szCs w:val="24"/>
        </w:rPr>
        <w:t>:</w:t>
      </w:r>
    </w:p>
    <w:p w14:paraId="5343C4EC" w14:textId="70D414AE" w:rsidR="003D095A" w:rsidRPr="00D242EB" w:rsidRDefault="00455286" w:rsidP="003D095A">
      <w:pPr>
        <w:pStyle w:val="ListParagraph"/>
        <w:numPr>
          <w:ilvl w:val="0"/>
          <w:numId w:val="11"/>
        </w:numPr>
        <w:rPr>
          <w:rFonts w:ascii="Segoe UI" w:hAnsi="Segoe UI" w:cs="Segoe UI"/>
          <w:sz w:val="24"/>
          <w:szCs w:val="24"/>
        </w:rPr>
      </w:pPr>
      <w:proofErr w:type="spellStart"/>
      <w:r w:rsidRPr="00D242EB">
        <w:rPr>
          <w:rFonts w:ascii="Segoe UI" w:hAnsi="Segoe UI" w:cs="Segoe UI"/>
          <w:sz w:val="24"/>
          <w:szCs w:val="24"/>
        </w:rPr>
        <w:t>Adăugarea</w:t>
      </w:r>
      <w:proofErr w:type="spellEnd"/>
      <w:r w:rsidRPr="00D242EB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D242EB">
        <w:rPr>
          <w:rFonts w:ascii="Segoe UI" w:hAnsi="Segoe UI" w:cs="Segoe UI"/>
          <w:sz w:val="24"/>
          <w:szCs w:val="24"/>
        </w:rPr>
        <w:t>și</w:t>
      </w:r>
      <w:proofErr w:type="spellEnd"/>
      <w:r w:rsidRPr="00D242EB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D242EB">
        <w:rPr>
          <w:rFonts w:ascii="Segoe UI" w:hAnsi="Segoe UI" w:cs="Segoe UI"/>
          <w:sz w:val="24"/>
          <w:szCs w:val="24"/>
        </w:rPr>
        <w:t>eliminarea</w:t>
      </w:r>
      <w:proofErr w:type="spellEnd"/>
      <w:r w:rsidRPr="00D242EB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D242EB">
        <w:rPr>
          <w:rFonts w:ascii="Segoe UI" w:hAnsi="Segoe UI" w:cs="Segoe UI"/>
          <w:sz w:val="24"/>
          <w:szCs w:val="24"/>
        </w:rPr>
        <w:t>activităților</w:t>
      </w:r>
      <w:proofErr w:type="spellEnd"/>
    </w:p>
    <w:p w14:paraId="57B0AE8D" w14:textId="661A406C" w:rsidR="00455286" w:rsidRPr="00D242EB" w:rsidRDefault="00455286" w:rsidP="003D095A">
      <w:pPr>
        <w:pStyle w:val="ListParagraph"/>
        <w:numPr>
          <w:ilvl w:val="0"/>
          <w:numId w:val="11"/>
        </w:numPr>
        <w:rPr>
          <w:rFonts w:ascii="Segoe UI" w:hAnsi="Segoe UI" w:cs="Segoe UI"/>
          <w:sz w:val="24"/>
          <w:szCs w:val="24"/>
        </w:rPr>
      </w:pPr>
      <w:proofErr w:type="spellStart"/>
      <w:r w:rsidRPr="00D242EB">
        <w:rPr>
          <w:rFonts w:ascii="Segoe UI" w:hAnsi="Segoe UI" w:cs="Segoe UI"/>
          <w:sz w:val="24"/>
          <w:szCs w:val="24"/>
        </w:rPr>
        <w:t>Marcarea</w:t>
      </w:r>
      <w:proofErr w:type="spellEnd"/>
      <w:r w:rsidRPr="00D242EB">
        <w:rPr>
          <w:rFonts w:ascii="Segoe UI" w:hAnsi="Segoe UI" w:cs="Segoe UI"/>
          <w:sz w:val="24"/>
          <w:szCs w:val="24"/>
        </w:rPr>
        <w:t xml:space="preserve"> task-</w:t>
      </w:r>
      <w:proofErr w:type="spellStart"/>
      <w:r w:rsidRPr="00D242EB">
        <w:rPr>
          <w:rFonts w:ascii="Segoe UI" w:hAnsi="Segoe UI" w:cs="Segoe UI"/>
          <w:sz w:val="24"/>
          <w:szCs w:val="24"/>
        </w:rPr>
        <w:t>urilor</w:t>
      </w:r>
      <w:proofErr w:type="spellEnd"/>
      <w:r w:rsidRPr="00D242EB">
        <w:rPr>
          <w:rFonts w:ascii="Segoe UI" w:hAnsi="Segoe UI" w:cs="Segoe UI"/>
          <w:sz w:val="24"/>
          <w:szCs w:val="24"/>
        </w:rPr>
        <w:t xml:space="preserve"> ca:</w:t>
      </w:r>
    </w:p>
    <w:p w14:paraId="11385F48" w14:textId="7FA68050" w:rsidR="00455286" w:rsidRPr="00D242EB" w:rsidRDefault="00455286" w:rsidP="00455286">
      <w:pPr>
        <w:pStyle w:val="ListParagraph"/>
        <w:rPr>
          <w:rFonts w:ascii="Segoe UI" w:hAnsi="Segoe UI" w:cs="Segoe UI"/>
          <w:sz w:val="24"/>
          <w:szCs w:val="24"/>
          <w:highlight w:val="darkYellow"/>
        </w:rPr>
      </w:pPr>
      <w:r w:rsidRPr="00D242EB">
        <w:rPr>
          <w:rFonts w:ascii="Segoe UI" w:hAnsi="Segoe UI" w:cs="Segoe UI"/>
          <w:sz w:val="24"/>
          <w:szCs w:val="24"/>
          <w:highlight w:val="darkYellow"/>
        </w:rPr>
        <w:t>-Overdue</w:t>
      </w:r>
    </w:p>
    <w:p w14:paraId="503DFCA7" w14:textId="74188C89" w:rsidR="00455286" w:rsidRPr="00D242EB" w:rsidRDefault="00455286" w:rsidP="00455286">
      <w:pPr>
        <w:pStyle w:val="ListParagraph"/>
        <w:rPr>
          <w:rFonts w:ascii="Segoe UI" w:hAnsi="Segoe UI" w:cs="Segoe UI"/>
          <w:sz w:val="24"/>
          <w:szCs w:val="24"/>
          <w:highlight w:val="yellow"/>
        </w:rPr>
      </w:pPr>
      <w:r w:rsidRPr="00D242EB">
        <w:rPr>
          <w:rFonts w:ascii="Segoe UI" w:hAnsi="Segoe UI" w:cs="Segoe UI"/>
          <w:sz w:val="24"/>
          <w:szCs w:val="24"/>
          <w:highlight w:val="yellow"/>
        </w:rPr>
        <w:t>-Upcoming</w:t>
      </w:r>
    </w:p>
    <w:p w14:paraId="2A8ABF1A" w14:textId="0FCB248E" w:rsidR="00455286" w:rsidRPr="00D242EB" w:rsidRDefault="00455286" w:rsidP="00455286">
      <w:pPr>
        <w:pStyle w:val="ListParagraph"/>
        <w:rPr>
          <w:rFonts w:ascii="Segoe UI" w:hAnsi="Segoe UI" w:cs="Segoe UI"/>
          <w:sz w:val="24"/>
          <w:szCs w:val="24"/>
          <w:highlight w:val="green"/>
        </w:rPr>
      </w:pPr>
      <w:r w:rsidRPr="00D242EB">
        <w:rPr>
          <w:rFonts w:ascii="Segoe UI" w:hAnsi="Segoe UI" w:cs="Segoe UI"/>
          <w:sz w:val="24"/>
          <w:szCs w:val="24"/>
          <w:highlight w:val="green"/>
        </w:rPr>
        <w:t>-Completed</w:t>
      </w:r>
    </w:p>
    <w:p w14:paraId="3BFC3EA9" w14:textId="7E435E0A" w:rsidR="00455286" w:rsidRPr="00D242EB" w:rsidRDefault="00455286" w:rsidP="00455286">
      <w:pPr>
        <w:pStyle w:val="ListParagraph"/>
        <w:rPr>
          <w:rFonts w:ascii="Segoe UI" w:hAnsi="Segoe UI" w:cs="Segoe UI"/>
          <w:sz w:val="24"/>
          <w:szCs w:val="24"/>
        </w:rPr>
      </w:pPr>
      <w:r w:rsidRPr="00D242EB">
        <w:rPr>
          <w:rFonts w:ascii="Segoe UI" w:hAnsi="Segoe UI" w:cs="Segoe UI"/>
          <w:sz w:val="24"/>
          <w:szCs w:val="24"/>
          <w:highlight w:val="darkGray"/>
        </w:rPr>
        <w:t>-Canceled</w:t>
      </w:r>
      <w:r w:rsidR="00D242EB" w:rsidRPr="00D242EB">
        <w:rPr>
          <w:rFonts w:ascii="Segoe UI" w:hAnsi="Segoe UI" w:cs="Segoe UI"/>
          <w:sz w:val="24"/>
          <w:szCs w:val="24"/>
        </w:rPr>
        <w:t xml:space="preserve"> </w:t>
      </w:r>
    </w:p>
    <w:p w14:paraId="1764F6C4" w14:textId="77777777" w:rsidR="00D242EB" w:rsidRDefault="00D242EB" w:rsidP="00D242EB"/>
    <w:p w14:paraId="27834843" w14:textId="77777777" w:rsidR="00D242EB" w:rsidRPr="003D095A" w:rsidRDefault="00D242EB" w:rsidP="00D242EB"/>
    <w:p w14:paraId="0A9EBDF5" w14:textId="0ED0F5AC" w:rsidR="00D242EB" w:rsidRPr="00D242EB" w:rsidRDefault="00D242EB" w:rsidP="00D242EB">
      <w:pPr>
        <w:pStyle w:val="Heading2"/>
        <w:numPr>
          <w:ilvl w:val="0"/>
          <w:numId w:val="10"/>
        </w:numPr>
        <w:rPr>
          <w:rFonts w:ascii="Segoe UI" w:hAnsi="Segoe UI" w:cs="Segoe UI"/>
          <w:i/>
          <w:iCs/>
          <w:color w:val="000000" w:themeColor="text1"/>
          <w:sz w:val="32"/>
          <w:szCs w:val="32"/>
        </w:rPr>
      </w:pPr>
      <w:bookmarkStart w:id="9" w:name="_Toc214538462"/>
      <w:bookmarkStart w:id="10" w:name="_Toc212800710"/>
      <w:proofErr w:type="spellStart"/>
      <w:r w:rsidRPr="00D242EB">
        <w:rPr>
          <w:rFonts w:ascii="Segoe UI" w:hAnsi="Segoe UI" w:cs="Segoe UI"/>
          <w:i/>
          <w:iCs/>
          <w:color w:val="000000" w:themeColor="text1"/>
          <w:sz w:val="32"/>
          <w:szCs w:val="32"/>
        </w:rPr>
        <w:lastRenderedPageBreak/>
        <w:t>Cerințe</w:t>
      </w:r>
      <w:proofErr w:type="spellEnd"/>
      <w:r w:rsidRPr="00D242EB">
        <w:rPr>
          <w:rFonts w:ascii="Segoe UI" w:hAnsi="Segoe UI" w:cs="Segoe UI"/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D242EB">
        <w:rPr>
          <w:rFonts w:ascii="Segoe UI" w:hAnsi="Segoe UI" w:cs="Segoe UI"/>
          <w:i/>
          <w:iCs/>
          <w:color w:val="000000" w:themeColor="text1"/>
          <w:sz w:val="32"/>
          <w:szCs w:val="32"/>
        </w:rPr>
        <w:t>suplimentare</w:t>
      </w:r>
      <w:bookmarkEnd w:id="9"/>
      <w:bookmarkEnd w:id="10"/>
      <w:proofErr w:type="spellEnd"/>
    </w:p>
    <w:p w14:paraId="56D3435E" w14:textId="1C08A520" w:rsidR="00D242EB" w:rsidRPr="00D242EB" w:rsidRDefault="00D242EB" w:rsidP="00D242EB">
      <w:pPr>
        <w:rPr>
          <w:rFonts w:ascii="Segoe UI" w:hAnsi="Segoe UI" w:cs="Segoe UI"/>
          <w:sz w:val="24"/>
          <w:szCs w:val="24"/>
        </w:rPr>
      </w:pPr>
    </w:p>
    <w:p w14:paraId="5866C110" w14:textId="3297CCDF" w:rsidR="00D242EB" w:rsidRPr="00D242EB" w:rsidRDefault="00D242EB" w:rsidP="00D242EB">
      <w:pPr>
        <w:pStyle w:val="ListParagraph"/>
        <w:numPr>
          <w:ilvl w:val="0"/>
          <w:numId w:val="12"/>
        </w:numPr>
        <w:rPr>
          <w:rFonts w:ascii="Segoe UI" w:hAnsi="Segoe UI" w:cs="Segoe UI"/>
          <w:sz w:val="24"/>
          <w:szCs w:val="24"/>
        </w:rPr>
      </w:pPr>
      <w:proofErr w:type="spellStart"/>
      <w:r w:rsidRPr="00D242EB">
        <w:rPr>
          <w:rFonts w:ascii="Segoe UI" w:hAnsi="Segoe UI" w:cs="Segoe UI"/>
          <w:sz w:val="24"/>
          <w:szCs w:val="24"/>
        </w:rPr>
        <w:t>Autentificare</w:t>
      </w:r>
      <w:proofErr w:type="spellEnd"/>
      <w:r w:rsidRPr="00D242EB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D242EB">
        <w:rPr>
          <w:rFonts w:ascii="Segoe UI" w:hAnsi="Segoe UI" w:cs="Segoe UI"/>
          <w:sz w:val="24"/>
          <w:szCs w:val="24"/>
        </w:rPr>
        <w:t>utilizator</w:t>
      </w:r>
      <w:proofErr w:type="spellEnd"/>
    </w:p>
    <w:p w14:paraId="7F74F3F5" w14:textId="29A51316" w:rsidR="00D242EB" w:rsidRPr="00D242EB" w:rsidRDefault="00D242EB" w:rsidP="00D242EB">
      <w:pPr>
        <w:pStyle w:val="ListParagraph"/>
        <w:numPr>
          <w:ilvl w:val="0"/>
          <w:numId w:val="12"/>
        </w:numPr>
        <w:rPr>
          <w:rFonts w:ascii="Segoe UI" w:hAnsi="Segoe UI" w:cs="Segoe UI"/>
          <w:sz w:val="24"/>
          <w:szCs w:val="24"/>
        </w:rPr>
      </w:pPr>
      <w:proofErr w:type="spellStart"/>
      <w:r w:rsidRPr="00D242EB">
        <w:rPr>
          <w:rFonts w:ascii="Segoe UI" w:hAnsi="Segoe UI" w:cs="Segoe UI"/>
          <w:sz w:val="24"/>
          <w:szCs w:val="24"/>
        </w:rPr>
        <w:t>Editarea</w:t>
      </w:r>
      <w:proofErr w:type="spellEnd"/>
      <w:r w:rsidRPr="00D242EB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D242EB">
        <w:rPr>
          <w:rFonts w:ascii="Segoe UI" w:hAnsi="Segoe UI" w:cs="Segoe UI"/>
          <w:sz w:val="24"/>
          <w:szCs w:val="24"/>
        </w:rPr>
        <w:t>activitatilor</w:t>
      </w:r>
      <w:proofErr w:type="spellEnd"/>
      <w:r w:rsidRPr="00D242EB">
        <w:rPr>
          <w:rFonts w:ascii="Segoe UI" w:hAnsi="Segoe UI" w:cs="Segoe UI"/>
          <w:sz w:val="24"/>
          <w:szCs w:val="24"/>
        </w:rPr>
        <w:t xml:space="preserve"> </w:t>
      </w:r>
    </w:p>
    <w:p w14:paraId="5D8AD846" w14:textId="2CF47983" w:rsidR="00D242EB" w:rsidRDefault="00D242EB" w:rsidP="00D242EB">
      <w:pPr>
        <w:pStyle w:val="ListParagraph"/>
        <w:numPr>
          <w:ilvl w:val="0"/>
          <w:numId w:val="12"/>
        </w:numPr>
        <w:rPr>
          <w:rFonts w:ascii="Segoe UI" w:hAnsi="Segoe UI" w:cs="Segoe UI"/>
          <w:sz w:val="24"/>
          <w:szCs w:val="24"/>
        </w:rPr>
      </w:pPr>
      <w:proofErr w:type="spellStart"/>
      <w:r w:rsidRPr="00D242EB">
        <w:rPr>
          <w:rFonts w:ascii="Segoe UI" w:hAnsi="Segoe UI" w:cs="Segoe UI"/>
          <w:sz w:val="24"/>
          <w:szCs w:val="24"/>
        </w:rPr>
        <w:t>Prioritate</w:t>
      </w:r>
      <w:proofErr w:type="spellEnd"/>
      <w:r w:rsidRPr="00D242EB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D242EB">
        <w:rPr>
          <w:rFonts w:ascii="Segoe UI" w:hAnsi="Segoe UI" w:cs="Segoe UI"/>
          <w:sz w:val="24"/>
          <w:szCs w:val="24"/>
        </w:rPr>
        <w:t>marchată</w:t>
      </w:r>
      <w:proofErr w:type="spellEnd"/>
      <w:r w:rsidRPr="00D242EB">
        <w:rPr>
          <w:rFonts w:ascii="Segoe UI" w:hAnsi="Segoe UI" w:cs="Segoe UI"/>
          <w:sz w:val="24"/>
          <w:szCs w:val="24"/>
        </w:rPr>
        <w:t xml:space="preserve"> cu </w:t>
      </w:r>
      <w:proofErr w:type="spellStart"/>
      <w:r w:rsidRPr="00D242EB">
        <w:rPr>
          <w:rFonts w:ascii="Segoe UI" w:hAnsi="Segoe UI" w:cs="Segoe UI"/>
          <w:sz w:val="24"/>
          <w:szCs w:val="24"/>
        </w:rPr>
        <w:t>stelută</w:t>
      </w:r>
      <w:proofErr w:type="spellEnd"/>
      <w:r w:rsidRPr="00D242EB">
        <w:rPr>
          <w:rFonts w:ascii="Segoe UI" w:hAnsi="Segoe UI" w:cs="Segoe UI"/>
          <w:sz w:val="24"/>
          <w:szCs w:val="24"/>
        </w:rPr>
        <w:t xml:space="preserve"> (</w:t>
      </w:r>
      <w:proofErr w:type="spellStart"/>
      <w:r w:rsidRPr="00D242EB">
        <w:rPr>
          <w:rFonts w:ascii="Segoe UI" w:hAnsi="Segoe UI" w:cs="Segoe UI"/>
          <w:sz w:val="24"/>
          <w:szCs w:val="24"/>
        </w:rPr>
        <w:t>mică</w:t>
      </w:r>
      <w:proofErr w:type="spellEnd"/>
      <w:r w:rsidRPr="00D242EB">
        <w:rPr>
          <w:rFonts w:ascii="Segoe UI" w:hAnsi="Segoe UI" w:cs="Segoe UI"/>
          <w:sz w:val="24"/>
          <w:szCs w:val="24"/>
        </w:rPr>
        <w:t xml:space="preserve"> / mare)</w:t>
      </w:r>
    </w:p>
    <w:p w14:paraId="690CC154" w14:textId="77777777" w:rsidR="005628CA" w:rsidRDefault="005628CA" w:rsidP="005628CA">
      <w:pPr>
        <w:pStyle w:val="ListParagraph"/>
        <w:rPr>
          <w:rFonts w:ascii="Segoe UI" w:hAnsi="Segoe UI" w:cs="Segoe UI"/>
          <w:sz w:val="24"/>
          <w:szCs w:val="24"/>
        </w:rPr>
      </w:pPr>
    </w:p>
    <w:p w14:paraId="7CFACE09" w14:textId="77777777" w:rsidR="00980A8F" w:rsidRDefault="00980A8F" w:rsidP="005628CA">
      <w:pPr>
        <w:pStyle w:val="ListParagraph"/>
        <w:rPr>
          <w:rFonts w:ascii="Segoe UI" w:hAnsi="Segoe UI" w:cs="Segoe UI"/>
          <w:sz w:val="24"/>
          <w:szCs w:val="24"/>
        </w:rPr>
      </w:pPr>
    </w:p>
    <w:p w14:paraId="048741B4" w14:textId="77777777" w:rsidR="00E557EB" w:rsidRPr="00D242EB" w:rsidRDefault="00E557EB" w:rsidP="005628CA">
      <w:pPr>
        <w:pStyle w:val="ListParagraph"/>
        <w:rPr>
          <w:rFonts w:ascii="Segoe UI" w:hAnsi="Segoe UI" w:cs="Segoe UI"/>
          <w:sz w:val="24"/>
          <w:szCs w:val="24"/>
        </w:rPr>
      </w:pPr>
    </w:p>
    <w:p w14:paraId="117427F5" w14:textId="10FD444E" w:rsidR="00D77400" w:rsidRDefault="005628CA" w:rsidP="00D77400">
      <w:pPr>
        <w:pStyle w:val="Heading2"/>
        <w:numPr>
          <w:ilvl w:val="0"/>
          <w:numId w:val="10"/>
        </w:numPr>
        <w:rPr>
          <w:rFonts w:ascii="Segoe UI" w:hAnsi="Segoe UI" w:cs="Segoe UI"/>
          <w:i/>
          <w:iCs/>
          <w:color w:val="000000" w:themeColor="text1"/>
          <w:sz w:val="32"/>
          <w:szCs w:val="32"/>
        </w:rPr>
      </w:pPr>
      <w:bookmarkStart w:id="11" w:name="_Toc214538463"/>
      <w:bookmarkStart w:id="12" w:name="_Toc212800711"/>
      <w:proofErr w:type="spellStart"/>
      <w:r>
        <w:rPr>
          <w:rFonts w:ascii="Segoe UI" w:hAnsi="Segoe UI" w:cs="Segoe UI"/>
          <w:i/>
          <w:iCs/>
          <w:color w:val="000000" w:themeColor="text1"/>
          <w:sz w:val="32"/>
          <w:szCs w:val="32"/>
        </w:rPr>
        <w:t>Structura</w:t>
      </w:r>
      <w:proofErr w:type="spellEnd"/>
      <w:r>
        <w:rPr>
          <w:rFonts w:ascii="Segoe UI" w:hAnsi="Segoe UI" w:cs="Segoe UI"/>
          <w:i/>
          <w:i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000000" w:themeColor="text1"/>
          <w:sz w:val="32"/>
          <w:szCs w:val="32"/>
        </w:rPr>
        <w:t>echipei</w:t>
      </w:r>
      <w:proofErr w:type="spellEnd"/>
      <w:r>
        <w:rPr>
          <w:rFonts w:ascii="Segoe UI" w:hAnsi="Segoe UI" w:cs="Segoe UI"/>
          <w:i/>
          <w:i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000000" w:themeColor="text1"/>
          <w:sz w:val="32"/>
          <w:szCs w:val="32"/>
        </w:rPr>
        <w:t>și</w:t>
      </w:r>
      <w:proofErr w:type="spellEnd"/>
      <w:r>
        <w:rPr>
          <w:rFonts w:ascii="Segoe UI" w:hAnsi="Segoe UI" w:cs="Segoe UI"/>
          <w:i/>
          <w:i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000000" w:themeColor="text1"/>
          <w:sz w:val="32"/>
          <w:szCs w:val="32"/>
        </w:rPr>
        <w:t>responsabilități</w:t>
      </w:r>
      <w:bookmarkEnd w:id="11"/>
      <w:bookmarkEnd w:id="12"/>
      <w:proofErr w:type="spellEnd"/>
    </w:p>
    <w:p w14:paraId="207D7017" w14:textId="77777777" w:rsidR="00D77400" w:rsidRPr="00D77400" w:rsidRDefault="00D77400" w:rsidP="00D774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9"/>
        <w:gridCol w:w="3024"/>
        <w:gridCol w:w="3016"/>
      </w:tblGrid>
      <w:tr w:rsidR="005628CA" w14:paraId="75EEADA7" w14:textId="77777777" w:rsidTr="00D77400">
        <w:trPr>
          <w:trHeight w:val="460"/>
        </w:trPr>
        <w:tc>
          <w:tcPr>
            <w:tcW w:w="3081" w:type="dxa"/>
          </w:tcPr>
          <w:p w14:paraId="00378CF1" w14:textId="2E800D52" w:rsidR="005628CA" w:rsidRPr="00D77400" w:rsidRDefault="005628CA" w:rsidP="00D77400">
            <w:pPr>
              <w:jc w:val="center"/>
              <w:rPr>
                <w:rFonts w:ascii="Segoe UI" w:hAnsi="Segoe UI" w:cs="Segoe UI"/>
                <w:b/>
                <w:bCs/>
              </w:rPr>
            </w:pPr>
            <w:proofErr w:type="spellStart"/>
            <w:r w:rsidRPr="00D77400">
              <w:rPr>
                <w:rFonts w:ascii="Segoe UI" w:hAnsi="Segoe UI" w:cs="Segoe UI"/>
                <w:b/>
                <w:bCs/>
              </w:rPr>
              <w:t>Membru</w:t>
            </w:r>
            <w:proofErr w:type="spellEnd"/>
          </w:p>
        </w:tc>
        <w:tc>
          <w:tcPr>
            <w:tcW w:w="3082" w:type="dxa"/>
          </w:tcPr>
          <w:p w14:paraId="6E26A59B" w14:textId="5F2175D5" w:rsidR="005628CA" w:rsidRPr="00D77400" w:rsidRDefault="005628CA" w:rsidP="00D7740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D77400">
              <w:rPr>
                <w:rFonts w:ascii="Segoe UI" w:hAnsi="Segoe UI" w:cs="Segoe UI"/>
                <w:b/>
                <w:bCs/>
              </w:rPr>
              <w:t>Rol</w:t>
            </w:r>
          </w:p>
        </w:tc>
        <w:tc>
          <w:tcPr>
            <w:tcW w:w="3082" w:type="dxa"/>
          </w:tcPr>
          <w:p w14:paraId="5BAC2405" w14:textId="43B041D1" w:rsidR="005628CA" w:rsidRPr="00D77400" w:rsidRDefault="005628CA" w:rsidP="00D77400">
            <w:pPr>
              <w:jc w:val="center"/>
              <w:rPr>
                <w:rFonts w:ascii="Segoe UI" w:hAnsi="Segoe UI" w:cs="Segoe UI"/>
                <w:b/>
                <w:bCs/>
              </w:rPr>
            </w:pPr>
            <w:proofErr w:type="spellStart"/>
            <w:r w:rsidRPr="00D77400">
              <w:rPr>
                <w:rFonts w:ascii="Segoe UI" w:hAnsi="Segoe UI" w:cs="Segoe UI"/>
                <w:b/>
                <w:bCs/>
              </w:rPr>
              <w:t>Responsabilități</w:t>
            </w:r>
            <w:proofErr w:type="spellEnd"/>
          </w:p>
        </w:tc>
      </w:tr>
      <w:tr w:rsidR="005628CA" w14:paraId="159B80CA" w14:textId="77777777" w:rsidTr="00D77400">
        <w:trPr>
          <w:trHeight w:val="977"/>
        </w:trPr>
        <w:tc>
          <w:tcPr>
            <w:tcW w:w="3081" w:type="dxa"/>
          </w:tcPr>
          <w:p w14:paraId="335B22A4" w14:textId="77777777" w:rsidR="00D77400" w:rsidRPr="00D77400" w:rsidRDefault="00D77400" w:rsidP="00D77400">
            <w:pPr>
              <w:jc w:val="center"/>
              <w:rPr>
                <w:rFonts w:ascii="Segoe UI" w:hAnsi="Segoe UI" w:cs="Segoe UI"/>
              </w:rPr>
            </w:pPr>
          </w:p>
          <w:p w14:paraId="6088D7B4" w14:textId="0D34883C" w:rsidR="005628CA" w:rsidRPr="00D77400" w:rsidRDefault="005628CA" w:rsidP="00D77400">
            <w:pPr>
              <w:jc w:val="center"/>
              <w:rPr>
                <w:rFonts w:ascii="Segoe UI" w:hAnsi="Segoe UI" w:cs="Segoe UI"/>
              </w:rPr>
            </w:pPr>
            <w:r w:rsidRPr="00D77400">
              <w:rPr>
                <w:rFonts w:ascii="Segoe UI" w:hAnsi="Segoe UI" w:cs="Segoe UI"/>
              </w:rPr>
              <w:t>Munteanu Daniel Ioachim</w:t>
            </w:r>
          </w:p>
        </w:tc>
        <w:tc>
          <w:tcPr>
            <w:tcW w:w="3082" w:type="dxa"/>
          </w:tcPr>
          <w:p w14:paraId="5C113AD8" w14:textId="77777777" w:rsidR="00D77400" w:rsidRDefault="00D77400" w:rsidP="00D77400">
            <w:pPr>
              <w:jc w:val="center"/>
              <w:rPr>
                <w:rFonts w:ascii="Segoe UI" w:hAnsi="Segoe UI" w:cs="Segoe UI"/>
              </w:rPr>
            </w:pPr>
          </w:p>
          <w:p w14:paraId="7CC7EDED" w14:textId="20A2B101" w:rsidR="005628CA" w:rsidRPr="00D77400" w:rsidRDefault="005628CA" w:rsidP="00ED7424">
            <w:pPr>
              <w:jc w:val="center"/>
              <w:rPr>
                <w:rFonts w:ascii="Segoe UI" w:hAnsi="Segoe UI" w:cs="Segoe UI"/>
              </w:rPr>
            </w:pPr>
            <w:r w:rsidRPr="00D77400">
              <w:rPr>
                <w:rFonts w:ascii="Segoe UI" w:hAnsi="Segoe UI" w:cs="Segoe UI"/>
              </w:rPr>
              <w:t>Project manager</w:t>
            </w:r>
          </w:p>
        </w:tc>
        <w:tc>
          <w:tcPr>
            <w:tcW w:w="3082" w:type="dxa"/>
          </w:tcPr>
          <w:p w14:paraId="71884CE5" w14:textId="32642956" w:rsidR="005628CA" w:rsidRPr="00D77400" w:rsidRDefault="00D77400" w:rsidP="005628CA">
            <w:pPr>
              <w:rPr>
                <w:rFonts w:ascii="Segoe UI" w:hAnsi="Segoe UI" w:cs="Segoe UI"/>
              </w:rPr>
            </w:pPr>
            <w:r w:rsidRPr="00D77400">
              <w:rPr>
                <w:rFonts w:ascii="Segoe UI" w:hAnsi="Segoe UI" w:cs="Segoe UI"/>
              </w:rPr>
              <w:t>-</w:t>
            </w:r>
            <w:proofErr w:type="spellStart"/>
            <w:r w:rsidR="005628CA" w:rsidRPr="00D77400">
              <w:rPr>
                <w:rFonts w:ascii="Segoe UI" w:hAnsi="Segoe UI" w:cs="Segoe UI"/>
              </w:rPr>
              <w:t>Organizarea</w:t>
            </w:r>
            <w:proofErr w:type="spellEnd"/>
            <w:r w:rsidR="005628CA" w:rsidRPr="00D77400">
              <w:rPr>
                <w:rFonts w:ascii="Segoe UI" w:hAnsi="Segoe UI" w:cs="Segoe UI"/>
              </w:rPr>
              <w:t xml:space="preserve"> </w:t>
            </w:r>
            <w:proofErr w:type="spellStart"/>
            <w:r w:rsidR="005628CA" w:rsidRPr="00D77400">
              <w:rPr>
                <w:rFonts w:ascii="Segoe UI" w:hAnsi="Segoe UI" w:cs="Segoe UI"/>
              </w:rPr>
              <w:t>echipei</w:t>
            </w:r>
            <w:proofErr w:type="spellEnd"/>
            <w:r w:rsidR="005628CA" w:rsidRPr="00D77400">
              <w:rPr>
                <w:rFonts w:ascii="Segoe UI" w:hAnsi="Segoe UI" w:cs="Segoe UI"/>
              </w:rPr>
              <w:t>,</w:t>
            </w:r>
          </w:p>
          <w:p w14:paraId="760DF47E" w14:textId="2DA3D122" w:rsidR="005628CA" w:rsidRPr="00D77400" w:rsidRDefault="005628CA" w:rsidP="005628CA">
            <w:pPr>
              <w:rPr>
                <w:rFonts w:ascii="Segoe UI" w:hAnsi="Segoe UI" w:cs="Segoe UI"/>
              </w:rPr>
            </w:pPr>
            <w:proofErr w:type="spellStart"/>
            <w:r w:rsidRPr="00D77400">
              <w:rPr>
                <w:rFonts w:ascii="Segoe UI" w:hAnsi="Segoe UI" w:cs="Segoe UI"/>
              </w:rPr>
              <w:t>planificarea</w:t>
            </w:r>
            <w:proofErr w:type="spellEnd"/>
            <w:r w:rsidRPr="00D77400">
              <w:rPr>
                <w:rFonts w:ascii="Segoe UI" w:hAnsi="Segoe UI" w:cs="Segoe UI"/>
              </w:rPr>
              <w:t xml:space="preserve"> </w:t>
            </w:r>
            <w:proofErr w:type="spellStart"/>
            <w:r w:rsidRPr="00D77400">
              <w:rPr>
                <w:rFonts w:ascii="Segoe UI" w:hAnsi="Segoe UI" w:cs="Segoe UI"/>
              </w:rPr>
              <w:t>etapelor</w:t>
            </w:r>
            <w:proofErr w:type="spellEnd"/>
          </w:p>
          <w:p w14:paraId="1CFF9FA0" w14:textId="28BCDEED" w:rsidR="005628CA" w:rsidRPr="00D77400" w:rsidRDefault="005628CA" w:rsidP="005628CA">
            <w:pPr>
              <w:rPr>
                <w:rFonts w:ascii="Segoe UI" w:hAnsi="Segoe UI" w:cs="Segoe UI"/>
              </w:rPr>
            </w:pPr>
            <w:proofErr w:type="spellStart"/>
            <w:r w:rsidRPr="00D77400">
              <w:rPr>
                <w:rFonts w:ascii="Segoe UI" w:hAnsi="Segoe UI" w:cs="Segoe UI"/>
              </w:rPr>
              <w:t>verificarea</w:t>
            </w:r>
            <w:proofErr w:type="spellEnd"/>
            <w:r w:rsidRPr="00D77400">
              <w:rPr>
                <w:rFonts w:ascii="Segoe UI" w:hAnsi="Segoe UI" w:cs="Segoe UI"/>
              </w:rPr>
              <w:t xml:space="preserve"> </w:t>
            </w:r>
            <w:proofErr w:type="spellStart"/>
            <w:r w:rsidRPr="00D77400">
              <w:rPr>
                <w:rFonts w:ascii="Segoe UI" w:hAnsi="Segoe UI" w:cs="Segoe UI"/>
              </w:rPr>
              <w:t>progresului</w:t>
            </w:r>
            <w:proofErr w:type="spellEnd"/>
          </w:p>
        </w:tc>
      </w:tr>
      <w:tr w:rsidR="00D77400" w14:paraId="367EEA21" w14:textId="77777777" w:rsidTr="000B5115">
        <w:trPr>
          <w:trHeight w:val="784"/>
        </w:trPr>
        <w:tc>
          <w:tcPr>
            <w:tcW w:w="3081" w:type="dxa"/>
          </w:tcPr>
          <w:p w14:paraId="4890DC2B" w14:textId="77777777" w:rsidR="00D77400" w:rsidRPr="00D77400" w:rsidRDefault="00D77400" w:rsidP="00D77400">
            <w:pPr>
              <w:jc w:val="center"/>
              <w:rPr>
                <w:rFonts w:ascii="Segoe UI" w:hAnsi="Segoe UI" w:cs="Segoe UI"/>
              </w:rPr>
            </w:pPr>
          </w:p>
          <w:p w14:paraId="0D641B3A" w14:textId="664D8FC1" w:rsidR="00D77400" w:rsidRPr="00D77400" w:rsidRDefault="00D77400" w:rsidP="00D77400">
            <w:pPr>
              <w:jc w:val="center"/>
              <w:rPr>
                <w:rFonts w:ascii="Segoe UI" w:hAnsi="Segoe UI" w:cs="Segoe UI"/>
              </w:rPr>
            </w:pPr>
            <w:r w:rsidRPr="00D77400">
              <w:rPr>
                <w:rFonts w:ascii="Segoe UI" w:hAnsi="Segoe UI" w:cs="Segoe UI"/>
              </w:rPr>
              <w:t>Stoian Dana Alexandra</w:t>
            </w:r>
          </w:p>
          <w:p w14:paraId="00E5CFE7" w14:textId="77777777" w:rsidR="00D77400" w:rsidRPr="00D77400" w:rsidRDefault="00D77400" w:rsidP="00D77400">
            <w:pPr>
              <w:jc w:val="center"/>
              <w:rPr>
                <w:rFonts w:ascii="Segoe UI" w:hAnsi="Segoe UI" w:cs="Segoe UI"/>
              </w:rPr>
            </w:pPr>
          </w:p>
          <w:p w14:paraId="09A879B0" w14:textId="54752DB3" w:rsidR="00D77400" w:rsidRPr="00D77400" w:rsidRDefault="00D77400" w:rsidP="00D77400">
            <w:pPr>
              <w:jc w:val="center"/>
              <w:rPr>
                <w:rFonts w:ascii="Segoe UI" w:hAnsi="Segoe UI" w:cs="Segoe UI"/>
              </w:rPr>
            </w:pPr>
            <w:r w:rsidRPr="00D77400">
              <w:rPr>
                <w:rFonts w:ascii="Segoe UI" w:hAnsi="Segoe UI" w:cs="Segoe UI"/>
              </w:rPr>
              <w:t>Nechifor Cristina Claudia</w:t>
            </w:r>
          </w:p>
        </w:tc>
        <w:tc>
          <w:tcPr>
            <w:tcW w:w="3082" w:type="dxa"/>
          </w:tcPr>
          <w:p w14:paraId="69C6845C" w14:textId="77777777" w:rsidR="00D77400" w:rsidRPr="00D77400" w:rsidRDefault="00D77400" w:rsidP="00D77400">
            <w:pPr>
              <w:jc w:val="center"/>
              <w:rPr>
                <w:rFonts w:ascii="Segoe UI" w:hAnsi="Segoe UI" w:cs="Segoe UI"/>
                <w:b/>
                <w:bCs/>
              </w:rPr>
            </w:pPr>
          </w:p>
          <w:p w14:paraId="5F545110" w14:textId="77777777" w:rsidR="00D77400" w:rsidRPr="00D77400" w:rsidRDefault="00D77400" w:rsidP="00D77400">
            <w:pPr>
              <w:jc w:val="center"/>
              <w:rPr>
                <w:rFonts w:ascii="Segoe UI" w:eastAsia="SimHei" w:hAnsi="Segoe UI" w:cs="Segoe UI"/>
              </w:rPr>
            </w:pPr>
          </w:p>
          <w:p w14:paraId="1F51002C" w14:textId="785B3D87" w:rsidR="00D77400" w:rsidRPr="00D77400" w:rsidRDefault="00D77400" w:rsidP="00D77400">
            <w:pPr>
              <w:jc w:val="center"/>
              <w:rPr>
                <w:rFonts w:ascii="Segoe UI" w:eastAsia="SimHei" w:hAnsi="Segoe UI" w:cs="Segoe UI"/>
              </w:rPr>
            </w:pPr>
            <w:r w:rsidRPr="00D77400">
              <w:rPr>
                <w:rFonts w:ascii="Segoe UI" w:eastAsia="SimHei" w:hAnsi="Segoe UI" w:cs="Segoe UI"/>
              </w:rPr>
              <w:t>Frontend + Backend React</w:t>
            </w:r>
          </w:p>
        </w:tc>
        <w:tc>
          <w:tcPr>
            <w:tcW w:w="3082" w:type="dxa"/>
          </w:tcPr>
          <w:p w14:paraId="6C6D0213" w14:textId="5B4CF51C" w:rsidR="00D77400" w:rsidRPr="00D77400" w:rsidRDefault="00D77400" w:rsidP="005628CA">
            <w:pPr>
              <w:rPr>
                <w:rFonts w:ascii="Segoe UI" w:hAnsi="Segoe UI" w:cs="Segoe UI"/>
              </w:rPr>
            </w:pPr>
            <w:r w:rsidRPr="00D77400">
              <w:rPr>
                <w:rFonts w:ascii="Segoe UI" w:hAnsi="Segoe UI" w:cs="Segoe UI"/>
              </w:rPr>
              <w:t>-</w:t>
            </w:r>
            <w:proofErr w:type="spellStart"/>
            <w:r w:rsidRPr="00D77400">
              <w:rPr>
                <w:rFonts w:ascii="Segoe UI" w:hAnsi="Segoe UI" w:cs="Segoe UI"/>
              </w:rPr>
              <w:t>Implementarea</w:t>
            </w:r>
            <w:proofErr w:type="spellEnd"/>
            <w:r w:rsidRPr="00D77400">
              <w:rPr>
                <w:rFonts w:ascii="Segoe UI" w:hAnsi="Segoe UI" w:cs="Segoe UI"/>
              </w:rPr>
              <w:t xml:space="preserve"> </w:t>
            </w:r>
            <w:proofErr w:type="spellStart"/>
            <w:r w:rsidRPr="00D77400">
              <w:rPr>
                <w:rFonts w:ascii="Segoe UI" w:hAnsi="Segoe UI" w:cs="Segoe UI"/>
              </w:rPr>
              <w:t>interfeței</w:t>
            </w:r>
            <w:proofErr w:type="spellEnd"/>
            <w:r w:rsidRPr="00D77400">
              <w:rPr>
                <w:rFonts w:ascii="Segoe UI" w:hAnsi="Segoe UI" w:cs="Segoe UI"/>
              </w:rPr>
              <w:t xml:space="preserve"> web, </w:t>
            </w:r>
            <w:proofErr w:type="spellStart"/>
            <w:r w:rsidRPr="00D77400">
              <w:rPr>
                <w:rFonts w:ascii="Segoe UI" w:hAnsi="Segoe UI" w:cs="Segoe UI"/>
              </w:rPr>
              <w:t>logica</w:t>
            </w:r>
            <w:proofErr w:type="spellEnd"/>
            <w:r w:rsidRPr="00D77400">
              <w:rPr>
                <w:rFonts w:ascii="Segoe UI" w:hAnsi="Segoe UI" w:cs="Segoe UI"/>
              </w:rPr>
              <w:t xml:space="preserve"> de </w:t>
            </w:r>
            <w:proofErr w:type="spellStart"/>
            <w:r w:rsidRPr="00D77400">
              <w:rPr>
                <w:rFonts w:ascii="Segoe UI" w:hAnsi="Segoe UI" w:cs="Segoe UI"/>
              </w:rPr>
              <w:t>gestionare</w:t>
            </w:r>
            <w:proofErr w:type="spellEnd"/>
            <w:r w:rsidRPr="00D77400">
              <w:rPr>
                <w:rFonts w:ascii="Segoe UI" w:hAnsi="Segoe UI" w:cs="Segoe UI"/>
              </w:rPr>
              <w:t xml:space="preserve"> a </w:t>
            </w:r>
            <w:proofErr w:type="spellStart"/>
            <w:r w:rsidRPr="00D77400">
              <w:rPr>
                <w:rFonts w:ascii="Segoe UI" w:hAnsi="Segoe UI" w:cs="Segoe UI"/>
              </w:rPr>
              <w:t>activităților</w:t>
            </w:r>
            <w:proofErr w:type="spellEnd"/>
            <w:r w:rsidRPr="00D77400">
              <w:rPr>
                <w:rFonts w:ascii="Segoe UI" w:hAnsi="Segoe UI" w:cs="Segoe UI"/>
              </w:rPr>
              <w:t xml:space="preserve">, </w:t>
            </w:r>
            <w:proofErr w:type="spellStart"/>
            <w:r w:rsidRPr="00D77400">
              <w:rPr>
                <w:rFonts w:ascii="Segoe UI" w:hAnsi="Segoe UI" w:cs="Segoe UI"/>
              </w:rPr>
              <w:t>componente</w:t>
            </w:r>
            <w:proofErr w:type="spellEnd"/>
            <w:r w:rsidRPr="00D77400">
              <w:rPr>
                <w:rFonts w:ascii="Segoe UI" w:hAnsi="Segoe UI" w:cs="Segoe UI"/>
              </w:rPr>
              <w:t xml:space="preserve"> React</w:t>
            </w:r>
          </w:p>
          <w:p w14:paraId="01806A69" w14:textId="6BBC642E" w:rsidR="00D77400" w:rsidRPr="00D77400" w:rsidRDefault="00D77400" w:rsidP="005628CA">
            <w:pPr>
              <w:rPr>
                <w:rFonts w:ascii="Segoe UI" w:hAnsi="Segoe UI" w:cs="Segoe UI"/>
              </w:rPr>
            </w:pPr>
          </w:p>
        </w:tc>
      </w:tr>
      <w:tr w:rsidR="005628CA" w14:paraId="0A695F2A" w14:textId="77777777" w:rsidTr="00D77400">
        <w:trPr>
          <w:trHeight w:val="1072"/>
        </w:trPr>
        <w:tc>
          <w:tcPr>
            <w:tcW w:w="3081" w:type="dxa"/>
          </w:tcPr>
          <w:p w14:paraId="08E51DC4" w14:textId="77777777" w:rsidR="00D77400" w:rsidRPr="00D77400" w:rsidRDefault="00D77400" w:rsidP="00D77400">
            <w:pPr>
              <w:jc w:val="center"/>
              <w:rPr>
                <w:rFonts w:ascii="Segoe UI" w:hAnsi="Segoe UI" w:cs="Segoe UI"/>
              </w:rPr>
            </w:pPr>
          </w:p>
          <w:p w14:paraId="540E3595" w14:textId="5A4AF6A6" w:rsidR="005628CA" w:rsidRPr="00D77400" w:rsidRDefault="005628CA" w:rsidP="00D77400">
            <w:pPr>
              <w:jc w:val="center"/>
              <w:rPr>
                <w:rFonts w:ascii="Segoe UI" w:hAnsi="Segoe UI" w:cs="Segoe UI"/>
              </w:rPr>
            </w:pPr>
            <w:r w:rsidRPr="00D77400">
              <w:rPr>
                <w:rFonts w:ascii="Segoe UI" w:hAnsi="Segoe UI" w:cs="Segoe UI"/>
              </w:rPr>
              <w:t>Simona Grama</w:t>
            </w:r>
          </w:p>
        </w:tc>
        <w:tc>
          <w:tcPr>
            <w:tcW w:w="3082" w:type="dxa"/>
          </w:tcPr>
          <w:p w14:paraId="3CB3C133" w14:textId="77777777" w:rsidR="00D77400" w:rsidRPr="00D77400" w:rsidRDefault="00D77400" w:rsidP="00D77400">
            <w:pPr>
              <w:jc w:val="center"/>
              <w:rPr>
                <w:rFonts w:ascii="Segoe UI" w:hAnsi="Segoe UI" w:cs="Segoe UI"/>
              </w:rPr>
            </w:pPr>
          </w:p>
          <w:p w14:paraId="402A78DC" w14:textId="57079ED0" w:rsidR="005628CA" w:rsidRPr="00D77400" w:rsidRDefault="005628CA" w:rsidP="00D77400">
            <w:pPr>
              <w:jc w:val="center"/>
              <w:rPr>
                <w:rFonts w:ascii="Segoe UI" w:hAnsi="Segoe UI" w:cs="Segoe UI"/>
              </w:rPr>
            </w:pPr>
            <w:r w:rsidRPr="00D77400">
              <w:rPr>
                <w:rFonts w:ascii="Segoe UI" w:hAnsi="Segoe UI" w:cs="Segoe UI"/>
              </w:rPr>
              <w:t>Mobile-React Native</w:t>
            </w:r>
          </w:p>
        </w:tc>
        <w:tc>
          <w:tcPr>
            <w:tcW w:w="3082" w:type="dxa"/>
          </w:tcPr>
          <w:p w14:paraId="4B21215B" w14:textId="47928CE0" w:rsidR="005628CA" w:rsidRPr="00D77400" w:rsidRDefault="00D77400" w:rsidP="00D77400">
            <w:pPr>
              <w:rPr>
                <w:rFonts w:ascii="Segoe UI" w:hAnsi="Segoe UI" w:cs="Segoe UI"/>
              </w:rPr>
            </w:pPr>
            <w:r w:rsidRPr="00D77400">
              <w:rPr>
                <w:rFonts w:ascii="Segoe UI" w:hAnsi="Segoe UI" w:cs="Segoe UI"/>
              </w:rPr>
              <w:t>-</w:t>
            </w:r>
            <w:proofErr w:type="spellStart"/>
            <w:r w:rsidR="005628CA" w:rsidRPr="00D77400">
              <w:rPr>
                <w:rFonts w:ascii="Segoe UI" w:hAnsi="Segoe UI" w:cs="Segoe UI"/>
              </w:rPr>
              <w:t>Crearea</w:t>
            </w:r>
            <w:proofErr w:type="spellEnd"/>
            <w:r w:rsidR="005628CA" w:rsidRPr="00D77400">
              <w:rPr>
                <w:rFonts w:ascii="Segoe UI" w:hAnsi="Segoe UI" w:cs="Segoe UI"/>
              </w:rPr>
              <w:t xml:space="preserve"> </w:t>
            </w:r>
            <w:proofErr w:type="spellStart"/>
            <w:r w:rsidR="005628CA" w:rsidRPr="00D77400">
              <w:rPr>
                <w:rFonts w:ascii="Segoe UI" w:hAnsi="Segoe UI" w:cs="Segoe UI"/>
              </w:rPr>
              <w:t>aplicației</w:t>
            </w:r>
            <w:proofErr w:type="spellEnd"/>
            <w:r w:rsidR="005628CA" w:rsidRPr="00D77400">
              <w:rPr>
                <w:rFonts w:ascii="Segoe UI" w:hAnsi="Segoe UI" w:cs="Segoe UI"/>
              </w:rPr>
              <w:t xml:space="preserve"> mobile</w:t>
            </w:r>
            <w:r w:rsidRPr="00D77400">
              <w:rPr>
                <w:rFonts w:ascii="Segoe UI" w:hAnsi="Segoe UI" w:cs="Segoe UI"/>
              </w:rPr>
              <w:t>,</w:t>
            </w:r>
          </w:p>
          <w:p w14:paraId="386B60B2" w14:textId="105300A8" w:rsidR="005628CA" w:rsidRPr="00D77400" w:rsidRDefault="00D77400" w:rsidP="00D77400">
            <w:pPr>
              <w:rPr>
                <w:rFonts w:ascii="Segoe UI" w:hAnsi="Segoe UI" w:cs="Segoe UI"/>
              </w:rPr>
            </w:pPr>
            <w:proofErr w:type="spellStart"/>
            <w:r w:rsidRPr="00D77400">
              <w:rPr>
                <w:rFonts w:ascii="Segoe UI" w:hAnsi="Segoe UI" w:cs="Segoe UI"/>
              </w:rPr>
              <w:t>t</w:t>
            </w:r>
            <w:r w:rsidR="005628CA" w:rsidRPr="00D77400">
              <w:rPr>
                <w:rFonts w:ascii="Segoe UI" w:hAnsi="Segoe UI" w:cs="Segoe UI"/>
              </w:rPr>
              <w:t>estarea</w:t>
            </w:r>
            <w:proofErr w:type="spellEnd"/>
            <w:r w:rsidR="005628CA" w:rsidRPr="00D77400">
              <w:rPr>
                <w:rFonts w:ascii="Segoe UI" w:hAnsi="Segoe UI" w:cs="Segoe UI"/>
              </w:rPr>
              <w:t xml:space="preserve"> pe dispositive Android/IOS</w:t>
            </w:r>
          </w:p>
        </w:tc>
      </w:tr>
      <w:tr w:rsidR="005628CA" w14:paraId="27AC72DB" w14:textId="77777777" w:rsidTr="00D77400">
        <w:trPr>
          <w:trHeight w:val="982"/>
        </w:trPr>
        <w:tc>
          <w:tcPr>
            <w:tcW w:w="3081" w:type="dxa"/>
          </w:tcPr>
          <w:p w14:paraId="25079D48" w14:textId="77777777" w:rsidR="00D77400" w:rsidRPr="00D77400" w:rsidRDefault="00D77400" w:rsidP="00D77400">
            <w:pPr>
              <w:jc w:val="center"/>
              <w:rPr>
                <w:rFonts w:ascii="Segoe UI" w:hAnsi="Segoe UI" w:cs="Segoe UI"/>
              </w:rPr>
            </w:pPr>
          </w:p>
          <w:p w14:paraId="07748136" w14:textId="1CC74DFD" w:rsidR="005628CA" w:rsidRPr="00D77400" w:rsidRDefault="005628CA" w:rsidP="00D77400">
            <w:pPr>
              <w:jc w:val="center"/>
              <w:rPr>
                <w:rFonts w:ascii="Segoe UI" w:hAnsi="Segoe UI" w:cs="Segoe UI"/>
              </w:rPr>
            </w:pPr>
            <w:r w:rsidRPr="00D77400">
              <w:rPr>
                <w:rFonts w:ascii="Segoe UI" w:hAnsi="Segoe UI" w:cs="Segoe UI"/>
              </w:rPr>
              <w:t>Corbu Alexandru</w:t>
            </w:r>
          </w:p>
        </w:tc>
        <w:tc>
          <w:tcPr>
            <w:tcW w:w="3082" w:type="dxa"/>
          </w:tcPr>
          <w:p w14:paraId="4D28440C" w14:textId="77777777" w:rsidR="00D77400" w:rsidRPr="00D77400" w:rsidRDefault="00D77400" w:rsidP="00D77400">
            <w:pPr>
              <w:jc w:val="center"/>
              <w:rPr>
                <w:rFonts w:ascii="Segoe UI" w:hAnsi="Segoe UI" w:cs="Segoe UI"/>
              </w:rPr>
            </w:pPr>
          </w:p>
          <w:p w14:paraId="1B8DBBE0" w14:textId="16836B17" w:rsidR="005628CA" w:rsidRPr="00D77400" w:rsidRDefault="005628CA" w:rsidP="00D77400">
            <w:pPr>
              <w:jc w:val="center"/>
              <w:rPr>
                <w:rFonts w:ascii="Segoe UI" w:hAnsi="Segoe UI" w:cs="Segoe UI"/>
              </w:rPr>
            </w:pPr>
            <w:r w:rsidRPr="00D77400">
              <w:rPr>
                <w:rFonts w:ascii="Segoe UI" w:hAnsi="Segoe UI" w:cs="Segoe UI"/>
              </w:rPr>
              <w:t>Database</w:t>
            </w:r>
            <w:r w:rsidR="00D77400" w:rsidRPr="00D77400">
              <w:rPr>
                <w:rFonts w:ascii="Segoe UI" w:hAnsi="Segoe UI" w:cs="Segoe UI"/>
              </w:rPr>
              <w:t>/Backend</w:t>
            </w:r>
          </w:p>
        </w:tc>
        <w:tc>
          <w:tcPr>
            <w:tcW w:w="3082" w:type="dxa"/>
          </w:tcPr>
          <w:p w14:paraId="276D5040" w14:textId="57C07425" w:rsidR="005628CA" w:rsidRPr="00D77400" w:rsidRDefault="00D77400" w:rsidP="005628CA">
            <w:pPr>
              <w:rPr>
                <w:rFonts w:ascii="Segoe UI" w:hAnsi="Segoe UI" w:cs="Segoe UI"/>
              </w:rPr>
            </w:pPr>
            <w:r w:rsidRPr="00D77400">
              <w:rPr>
                <w:rFonts w:ascii="Segoe UI" w:hAnsi="Segoe UI" w:cs="Segoe UI"/>
              </w:rPr>
              <w:t>-</w:t>
            </w:r>
            <w:proofErr w:type="spellStart"/>
            <w:r w:rsidRPr="00D77400">
              <w:rPr>
                <w:rFonts w:ascii="Segoe UI" w:hAnsi="Segoe UI" w:cs="Segoe UI"/>
              </w:rPr>
              <w:t>Crearea</w:t>
            </w:r>
            <w:proofErr w:type="spellEnd"/>
            <w:r w:rsidRPr="00D77400">
              <w:rPr>
                <w:rFonts w:ascii="Segoe UI" w:hAnsi="Segoe UI" w:cs="Segoe UI"/>
              </w:rPr>
              <w:t xml:space="preserve"> </w:t>
            </w:r>
            <w:proofErr w:type="spellStart"/>
            <w:r w:rsidRPr="00D77400">
              <w:rPr>
                <w:rFonts w:ascii="Segoe UI" w:hAnsi="Segoe UI" w:cs="Segoe UI"/>
              </w:rPr>
              <w:t>si</w:t>
            </w:r>
            <w:proofErr w:type="spellEnd"/>
            <w:r w:rsidRPr="00D77400">
              <w:rPr>
                <w:rFonts w:ascii="Segoe UI" w:hAnsi="Segoe UI" w:cs="Segoe UI"/>
              </w:rPr>
              <w:t xml:space="preserve"> </w:t>
            </w:r>
            <w:proofErr w:type="spellStart"/>
            <w:r w:rsidRPr="00D77400">
              <w:rPr>
                <w:rFonts w:ascii="Segoe UI" w:hAnsi="Segoe UI" w:cs="Segoe UI"/>
              </w:rPr>
              <w:t>conectarea</w:t>
            </w:r>
            <w:proofErr w:type="spellEnd"/>
            <w:r w:rsidRPr="00D77400">
              <w:rPr>
                <w:rFonts w:ascii="Segoe UI" w:hAnsi="Segoe UI" w:cs="Segoe UI"/>
              </w:rPr>
              <w:t xml:space="preserve"> </w:t>
            </w:r>
            <w:proofErr w:type="spellStart"/>
            <w:r w:rsidRPr="00D77400">
              <w:rPr>
                <w:rFonts w:ascii="Segoe UI" w:hAnsi="Segoe UI" w:cs="Segoe UI"/>
              </w:rPr>
              <w:t>bazei</w:t>
            </w:r>
            <w:proofErr w:type="spellEnd"/>
            <w:r w:rsidRPr="00D77400">
              <w:rPr>
                <w:rFonts w:ascii="Segoe UI" w:hAnsi="Segoe UI" w:cs="Segoe UI"/>
              </w:rPr>
              <w:t xml:space="preserve"> de date, </w:t>
            </w:r>
            <w:proofErr w:type="spellStart"/>
            <w:r w:rsidRPr="00D77400">
              <w:rPr>
                <w:rFonts w:ascii="Segoe UI" w:hAnsi="Segoe UI" w:cs="Segoe UI"/>
              </w:rPr>
              <w:t>implementarea</w:t>
            </w:r>
            <w:proofErr w:type="spellEnd"/>
            <w:r w:rsidRPr="00D77400">
              <w:rPr>
                <w:rFonts w:ascii="Segoe UI" w:hAnsi="Segoe UI" w:cs="Segoe UI"/>
              </w:rPr>
              <w:t xml:space="preserve"> API-</w:t>
            </w:r>
            <w:proofErr w:type="spellStart"/>
            <w:r w:rsidRPr="00D77400">
              <w:rPr>
                <w:rFonts w:ascii="Segoe UI" w:hAnsi="Segoe UI" w:cs="Segoe UI"/>
              </w:rPr>
              <w:t>ului</w:t>
            </w:r>
            <w:proofErr w:type="spellEnd"/>
            <w:r w:rsidRPr="00D77400">
              <w:rPr>
                <w:rFonts w:ascii="Segoe UI" w:hAnsi="Segoe UI" w:cs="Segoe UI"/>
              </w:rPr>
              <w:t xml:space="preserve"> </w:t>
            </w:r>
            <w:proofErr w:type="spellStart"/>
            <w:r w:rsidRPr="00D77400">
              <w:rPr>
                <w:rFonts w:ascii="Segoe UI" w:hAnsi="Segoe UI" w:cs="Segoe UI"/>
              </w:rPr>
              <w:t>și</w:t>
            </w:r>
            <w:proofErr w:type="spellEnd"/>
            <w:r w:rsidRPr="00D77400">
              <w:rPr>
                <w:rFonts w:ascii="Segoe UI" w:hAnsi="Segoe UI" w:cs="Segoe UI"/>
              </w:rPr>
              <w:t xml:space="preserve"> </w:t>
            </w:r>
            <w:proofErr w:type="spellStart"/>
            <w:r w:rsidRPr="00D77400">
              <w:rPr>
                <w:rFonts w:ascii="Segoe UI" w:hAnsi="Segoe UI" w:cs="Segoe UI"/>
              </w:rPr>
              <w:t>sincronizării</w:t>
            </w:r>
            <w:proofErr w:type="spellEnd"/>
            <w:r w:rsidRPr="00D77400">
              <w:rPr>
                <w:rFonts w:ascii="Segoe UI" w:hAnsi="Segoe UI" w:cs="Segoe UI"/>
              </w:rPr>
              <w:t xml:space="preserve"> web-</w:t>
            </w:r>
            <w:proofErr w:type="spellStart"/>
            <w:r w:rsidRPr="00D77400">
              <w:rPr>
                <w:rFonts w:ascii="Segoe UI" w:hAnsi="Segoe UI" w:cs="Segoe UI"/>
              </w:rPr>
              <w:t>mobil</w:t>
            </w:r>
            <w:proofErr w:type="spellEnd"/>
            <w:r w:rsidRPr="00D77400">
              <w:rPr>
                <w:rFonts w:ascii="Segoe UI" w:hAnsi="Segoe UI" w:cs="Segoe UI"/>
              </w:rPr>
              <w:t xml:space="preserve"> </w:t>
            </w:r>
          </w:p>
        </w:tc>
      </w:tr>
    </w:tbl>
    <w:p w14:paraId="18976075" w14:textId="77777777" w:rsidR="005628CA" w:rsidRDefault="005628CA" w:rsidP="005628CA"/>
    <w:p w14:paraId="2DA57160" w14:textId="77777777" w:rsidR="00980A8F" w:rsidRDefault="00980A8F" w:rsidP="005628CA"/>
    <w:p w14:paraId="73DBAEB7" w14:textId="77777777" w:rsidR="00980A8F" w:rsidRDefault="00980A8F" w:rsidP="005628CA"/>
    <w:p w14:paraId="413A7D09" w14:textId="77777777" w:rsidR="005D0EAE" w:rsidRDefault="005D0EAE" w:rsidP="005628CA"/>
    <w:p w14:paraId="3230FACE" w14:textId="77777777" w:rsidR="00980A8F" w:rsidRDefault="00980A8F" w:rsidP="005628CA"/>
    <w:p w14:paraId="6260F81E" w14:textId="77777777" w:rsidR="00C745B0" w:rsidRDefault="00C745B0" w:rsidP="005628CA"/>
    <w:p w14:paraId="661ED683" w14:textId="77777777" w:rsidR="00C745B0" w:rsidRDefault="00C745B0" w:rsidP="005628CA"/>
    <w:p w14:paraId="680ED836" w14:textId="77777777" w:rsidR="00C745B0" w:rsidRDefault="00C745B0" w:rsidP="005628CA"/>
    <w:p w14:paraId="1AFF63AD" w14:textId="30C05CDA" w:rsidR="00980A8F" w:rsidRPr="00230CCE" w:rsidRDefault="00642F86" w:rsidP="00980A8F">
      <w:pPr>
        <w:pStyle w:val="ListParagraph"/>
        <w:numPr>
          <w:ilvl w:val="0"/>
          <w:numId w:val="10"/>
        </w:numPr>
        <w:ind w:left="142"/>
        <w:rPr>
          <w:rFonts w:ascii="Segoe UI" w:hAnsi="Segoe UI" w:cs="Segoe UI"/>
          <w:sz w:val="32"/>
          <w:szCs w:val="32"/>
        </w:rPr>
      </w:pPr>
      <w:proofErr w:type="spellStart"/>
      <w:r w:rsidRPr="00642F86">
        <w:rPr>
          <w:rFonts w:ascii="Segoe UI" w:hAnsi="Segoe UI" w:cs="Segoe UI"/>
          <w:b/>
          <w:bCs/>
          <w:sz w:val="32"/>
          <w:szCs w:val="32"/>
        </w:rPr>
        <w:lastRenderedPageBreak/>
        <w:t>Planul</w:t>
      </w:r>
      <w:proofErr w:type="spellEnd"/>
      <w:r w:rsidRPr="00642F86">
        <w:rPr>
          <w:rFonts w:ascii="Segoe UI" w:hAnsi="Segoe UI" w:cs="Segoe UI"/>
          <w:b/>
          <w:bCs/>
          <w:sz w:val="32"/>
          <w:szCs w:val="32"/>
        </w:rPr>
        <w:t xml:space="preserve"> de </w:t>
      </w:r>
      <w:proofErr w:type="spellStart"/>
      <w:r w:rsidRPr="00642F86">
        <w:rPr>
          <w:rFonts w:ascii="Segoe UI" w:hAnsi="Segoe UI" w:cs="Segoe UI"/>
          <w:b/>
          <w:bCs/>
          <w:sz w:val="32"/>
          <w:szCs w:val="32"/>
        </w:rPr>
        <w:t>implementare</w:t>
      </w:r>
      <w:proofErr w:type="spellEnd"/>
    </w:p>
    <w:p w14:paraId="26D80C4F" w14:textId="77777777" w:rsidR="00230CCE" w:rsidRPr="00980A8F" w:rsidRDefault="00230CCE" w:rsidP="00230CCE">
      <w:pPr>
        <w:pStyle w:val="ListParagraph"/>
        <w:ind w:left="142"/>
        <w:rPr>
          <w:rFonts w:ascii="Segoe UI" w:hAnsi="Segoe UI" w:cs="Segoe UI"/>
          <w:sz w:val="32"/>
          <w:szCs w:val="32"/>
        </w:rPr>
      </w:pP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1156"/>
        <w:gridCol w:w="2527"/>
        <w:gridCol w:w="1546"/>
        <w:gridCol w:w="2294"/>
        <w:gridCol w:w="1530"/>
      </w:tblGrid>
      <w:tr w:rsidR="00980A8F" w14:paraId="037AFF0B" w14:textId="77777777" w:rsidTr="00980A8F">
        <w:tc>
          <w:tcPr>
            <w:tcW w:w="1276" w:type="dxa"/>
          </w:tcPr>
          <w:p w14:paraId="66689203" w14:textId="356F8B02" w:rsidR="00980A8F" w:rsidRPr="00230CCE" w:rsidRDefault="00980A8F" w:rsidP="00980A8F">
            <w:pPr>
              <w:pStyle w:val="ListParagraph"/>
              <w:ind w:left="142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proofErr w:type="spellStart"/>
            <w:r w:rsidRPr="00230CCE">
              <w:rPr>
                <w:rFonts w:ascii="Segoe UI" w:hAnsi="Segoe UI" w:cs="Segoe UI"/>
                <w:b/>
                <w:bCs/>
                <w:sz w:val="28"/>
                <w:szCs w:val="28"/>
              </w:rPr>
              <w:t>Etapă</w:t>
            </w:r>
            <w:proofErr w:type="spellEnd"/>
          </w:p>
        </w:tc>
        <w:tc>
          <w:tcPr>
            <w:tcW w:w="2410" w:type="dxa"/>
          </w:tcPr>
          <w:p w14:paraId="54B67A4B" w14:textId="5069BC8A" w:rsidR="00980A8F" w:rsidRPr="00230CCE" w:rsidRDefault="00980A8F" w:rsidP="00980A8F">
            <w:pPr>
              <w:pStyle w:val="ListParagraph"/>
              <w:ind w:left="142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proofErr w:type="spellStart"/>
            <w:r w:rsidRPr="00230CCE">
              <w:rPr>
                <w:rFonts w:ascii="Segoe UI" w:hAnsi="Segoe UI" w:cs="Segoe UI"/>
                <w:b/>
                <w:bCs/>
                <w:sz w:val="28"/>
                <w:szCs w:val="28"/>
              </w:rPr>
              <w:t>Activitate</w:t>
            </w:r>
            <w:proofErr w:type="spellEnd"/>
          </w:p>
        </w:tc>
        <w:tc>
          <w:tcPr>
            <w:tcW w:w="1728" w:type="dxa"/>
          </w:tcPr>
          <w:p w14:paraId="777E7D17" w14:textId="5D53625A" w:rsidR="00980A8F" w:rsidRPr="00230CCE" w:rsidRDefault="00980A8F" w:rsidP="00980A8F">
            <w:pPr>
              <w:pStyle w:val="ListParagraph"/>
              <w:ind w:left="142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proofErr w:type="spellStart"/>
            <w:r w:rsidRPr="00230CCE">
              <w:rPr>
                <w:rFonts w:ascii="Segoe UI" w:hAnsi="Segoe UI" w:cs="Segoe UI"/>
                <w:b/>
                <w:bCs/>
                <w:sz w:val="28"/>
                <w:szCs w:val="28"/>
              </w:rPr>
              <w:t>Livrabil</w:t>
            </w:r>
            <w:proofErr w:type="spellEnd"/>
          </w:p>
        </w:tc>
        <w:tc>
          <w:tcPr>
            <w:tcW w:w="2253" w:type="dxa"/>
          </w:tcPr>
          <w:p w14:paraId="4A91C022" w14:textId="28A99194" w:rsidR="00980A8F" w:rsidRPr="00230CCE" w:rsidRDefault="00980A8F" w:rsidP="00980A8F">
            <w:pPr>
              <w:pStyle w:val="ListParagraph"/>
              <w:ind w:left="142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proofErr w:type="spellStart"/>
            <w:r w:rsidRPr="00230CCE">
              <w:rPr>
                <w:rFonts w:ascii="Segoe UI" w:hAnsi="Segoe UI" w:cs="Segoe UI"/>
                <w:b/>
                <w:bCs/>
                <w:sz w:val="28"/>
                <w:szCs w:val="28"/>
              </w:rPr>
              <w:t>Responsabili</w:t>
            </w:r>
            <w:proofErr w:type="spellEnd"/>
          </w:p>
        </w:tc>
        <w:tc>
          <w:tcPr>
            <w:tcW w:w="1612" w:type="dxa"/>
          </w:tcPr>
          <w:p w14:paraId="5484BE07" w14:textId="1CF59894" w:rsidR="00980A8F" w:rsidRPr="00230CCE" w:rsidRDefault="00980A8F" w:rsidP="00980A8F">
            <w:pPr>
              <w:pStyle w:val="ListParagraph"/>
              <w:ind w:left="142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230CCE">
              <w:rPr>
                <w:rFonts w:ascii="Segoe UI" w:hAnsi="Segoe UI" w:cs="Segoe UI"/>
                <w:b/>
                <w:bCs/>
                <w:sz w:val="28"/>
                <w:szCs w:val="28"/>
              </w:rPr>
              <w:t>Termen</w:t>
            </w:r>
          </w:p>
        </w:tc>
      </w:tr>
      <w:tr w:rsidR="00980A8F" w14:paraId="00FCA448" w14:textId="77777777" w:rsidTr="00980A8F">
        <w:tc>
          <w:tcPr>
            <w:tcW w:w="1276" w:type="dxa"/>
          </w:tcPr>
          <w:p w14:paraId="2096FD13" w14:textId="260B725D" w:rsidR="00980A8F" w:rsidRPr="00230CCE" w:rsidRDefault="00980A8F" w:rsidP="00230CCE">
            <w:pPr>
              <w:pStyle w:val="ListParagraph"/>
              <w:ind w:left="142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230CCE">
              <w:rPr>
                <w:rFonts w:ascii="Segoe UI" w:hAnsi="Segoe UI" w:cs="Segoe U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5B777E98" w14:textId="29EAFD5D" w:rsidR="00980A8F" w:rsidRPr="00230CCE" w:rsidRDefault="00980A8F" w:rsidP="00230CCE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230CCE">
              <w:rPr>
                <w:rFonts w:ascii="Segoe UI" w:hAnsi="Segoe UI" w:cs="Segoe UI"/>
                <w:sz w:val="24"/>
                <w:szCs w:val="24"/>
              </w:rPr>
              <w:t>Planificare,specificații</w:t>
            </w:r>
            <w:proofErr w:type="spellEnd"/>
            <w:r w:rsidRPr="00230CCE">
              <w:rPr>
                <w:rFonts w:ascii="Segoe UI" w:hAnsi="Segoe UI" w:cs="Segoe UI"/>
                <w:sz w:val="24"/>
                <w:szCs w:val="24"/>
              </w:rPr>
              <w:t xml:space="preserve"> de </w:t>
            </w:r>
            <w:proofErr w:type="spellStart"/>
            <w:r w:rsidRPr="00230CCE">
              <w:rPr>
                <w:rFonts w:ascii="Segoe UI" w:hAnsi="Segoe UI" w:cs="Segoe UI"/>
                <w:sz w:val="24"/>
                <w:szCs w:val="24"/>
              </w:rPr>
              <w:t>proiectare</w:t>
            </w:r>
            <w:proofErr w:type="spellEnd"/>
          </w:p>
        </w:tc>
        <w:tc>
          <w:tcPr>
            <w:tcW w:w="1728" w:type="dxa"/>
          </w:tcPr>
          <w:p w14:paraId="12406C02" w14:textId="166F30F6" w:rsidR="00980A8F" w:rsidRPr="00230CCE" w:rsidRDefault="00980A8F" w:rsidP="00230CCE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230CCE">
              <w:rPr>
                <w:rFonts w:ascii="Segoe UI" w:hAnsi="Segoe UI" w:cs="Segoe UI"/>
                <w:sz w:val="24"/>
                <w:szCs w:val="24"/>
              </w:rPr>
              <w:t>Documente</w:t>
            </w:r>
            <w:proofErr w:type="spellEnd"/>
            <w:r w:rsidRPr="00230CCE">
              <w:rPr>
                <w:rFonts w:ascii="Segoe UI" w:hAnsi="Segoe UI" w:cs="Segoe UI"/>
                <w:sz w:val="24"/>
                <w:szCs w:val="24"/>
              </w:rPr>
              <w:t xml:space="preserve"> de </w:t>
            </w:r>
            <w:proofErr w:type="spellStart"/>
            <w:r w:rsidRPr="00230CCE">
              <w:rPr>
                <w:rFonts w:ascii="Segoe UI" w:hAnsi="Segoe UI" w:cs="Segoe UI"/>
                <w:sz w:val="24"/>
                <w:szCs w:val="24"/>
              </w:rPr>
              <w:t>plan</w:t>
            </w:r>
            <w:r w:rsidR="00230CCE">
              <w:rPr>
                <w:rFonts w:ascii="Segoe UI" w:hAnsi="Segoe UI" w:cs="Segoe UI"/>
                <w:sz w:val="24"/>
                <w:szCs w:val="24"/>
              </w:rPr>
              <w:t>i</w:t>
            </w:r>
            <w:r w:rsidRPr="00230CCE">
              <w:rPr>
                <w:rFonts w:ascii="Segoe UI" w:hAnsi="Segoe UI" w:cs="Segoe UI"/>
                <w:sz w:val="24"/>
                <w:szCs w:val="24"/>
              </w:rPr>
              <w:t>ficare</w:t>
            </w:r>
            <w:proofErr w:type="spellEnd"/>
          </w:p>
        </w:tc>
        <w:tc>
          <w:tcPr>
            <w:tcW w:w="2253" w:type="dxa"/>
          </w:tcPr>
          <w:p w14:paraId="4C7C3396" w14:textId="6F14DE35" w:rsidR="00980A8F" w:rsidRPr="00230CCE" w:rsidRDefault="00980A8F" w:rsidP="00230CCE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230CCE">
              <w:rPr>
                <w:rFonts w:ascii="Segoe UI" w:hAnsi="Segoe UI" w:cs="Segoe UI"/>
                <w:sz w:val="24"/>
                <w:szCs w:val="24"/>
              </w:rPr>
              <w:t>Toată</w:t>
            </w:r>
            <w:proofErr w:type="spellEnd"/>
            <w:r w:rsidRPr="00230CCE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230CCE">
              <w:rPr>
                <w:rFonts w:ascii="Segoe UI" w:hAnsi="Segoe UI" w:cs="Segoe UI"/>
                <w:sz w:val="24"/>
                <w:szCs w:val="24"/>
              </w:rPr>
              <w:t>echipa</w:t>
            </w:r>
            <w:proofErr w:type="spellEnd"/>
          </w:p>
        </w:tc>
        <w:tc>
          <w:tcPr>
            <w:tcW w:w="1612" w:type="dxa"/>
          </w:tcPr>
          <w:p w14:paraId="53D3D76F" w14:textId="6F6BD69A" w:rsidR="00980A8F" w:rsidRPr="00230CCE" w:rsidRDefault="00980A8F" w:rsidP="00230CCE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230CCE">
              <w:rPr>
                <w:rFonts w:ascii="Segoe UI" w:hAnsi="Segoe UI" w:cs="Segoe UI"/>
                <w:sz w:val="24"/>
                <w:szCs w:val="24"/>
              </w:rPr>
              <w:t>Ședința</w:t>
            </w:r>
            <w:proofErr w:type="spellEnd"/>
            <w:r w:rsidRPr="00230CCE">
              <w:rPr>
                <w:rFonts w:ascii="Segoe UI" w:hAnsi="Segoe UI" w:cs="Segoe UI"/>
                <w:sz w:val="24"/>
                <w:szCs w:val="24"/>
              </w:rPr>
              <w:t xml:space="preserve"> 2</w:t>
            </w:r>
            <w:ins w:id="13" w:author="Microsoft Word" w:date="2025-11-20T13:41:00Z" w16du:dateUtc="2025-11-20T11:41:00Z">
              <w:r w:rsidR="005C4AD0">
                <w:rPr>
                  <w:rFonts w:ascii="Segoe UI" w:hAnsi="Segoe UI" w:cs="Segoe UI"/>
                  <w:sz w:val="24"/>
                  <w:szCs w:val="24"/>
                </w:rPr>
                <w:t>19.10.2025</w:t>
              </w:r>
            </w:ins>
          </w:p>
        </w:tc>
      </w:tr>
      <w:tr w:rsidR="00980A8F" w14:paraId="1F399C9B" w14:textId="77777777" w:rsidTr="00980A8F">
        <w:tc>
          <w:tcPr>
            <w:tcW w:w="1276" w:type="dxa"/>
          </w:tcPr>
          <w:p w14:paraId="7737014B" w14:textId="202F174E" w:rsidR="00980A8F" w:rsidRPr="00230CCE" w:rsidRDefault="00980A8F" w:rsidP="00230CCE">
            <w:pPr>
              <w:pStyle w:val="ListParagraph"/>
              <w:ind w:left="142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230CCE">
              <w:rPr>
                <w:rFonts w:ascii="Segoe UI" w:hAnsi="Segoe UI" w:cs="Segoe U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410" w:type="dxa"/>
          </w:tcPr>
          <w:p w14:paraId="1439A1B8" w14:textId="1779C7D8" w:rsidR="00980A8F" w:rsidRPr="00230CCE" w:rsidRDefault="00980A8F" w:rsidP="00230CCE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230CCE">
              <w:rPr>
                <w:rFonts w:ascii="Segoe UI" w:hAnsi="Segoe UI" w:cs="Segoe UI"/>
                <w:sz w:val="24"/>
                <w:szCs w:val="24"/>
              </w:rPr>
              <w:t>Implementare</w:t>
            </w:r>
            <w:proofErr w:type="spellEnd"/>
            <w:r w:rsidRPr="00230CCE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230CCE">
              <w:rPr>
                <w:rFonts w:ascii="Segoe UI" w:hAnsi="Segoe UI" w:cs="Segoe UI"/>
                <w:sz w:val="24"/>
                <w:szCs w:val="24"/>
              </w:rPr>
              <w:t>aplicație</w:t>
            </w:r>
            <w:proofErr w:type="spellEnd"/>
            <w:r w:rsidRPr="00230CCE">
              <w:rPr>
                <w:rFonts w:ascii="Segoe UI" w:hAnsi="Segoe UI" w:cs="Segoe UI"/>
                <w:sz w:val="24"/>
                <w:szCs w:val="24"/>
              </w:rPr>
              <w:t xml:space="preserve"> React + </w:t>
            </w:r>
            <w:proofErr w:type="spellStart"/>
            <w:r w:rsidRPr="00230CCE">
              <w:rPr>
                <w:rFonts w:ascii="Segoe UI" w:hAnsi="Segoe UI" w:cs="Segoe UI"/>
                <w:sz w:val="24"/>
                <w:szCs w:val="24"/>
              </w:rPr>
              <w:t>documentație</w:t>
            </w:r>
            <w:proofErr w:type="spellEnd"/>
          </w:p>
        </w:tc>
        <w:tc>
          <w:tcPr>
            <w:tcW w:w="1728" w:type="dxa"/>
          </w:tcPr>
          <w:p w14:paraId="01FDDE73" w14:textId="45BFE6CE" w:rsidR="00980A8F" w:rsidRPr="00230CCE" w:rsidRDefault="00980A8F" w:rsidP="00230CCE">
            <w:pPr>
              <w:rPr>
                <w:rFonts w:ascii="Segoe UI" w:hAnsi="Segoe UI" w:cs="Segoe UI"/>
                <w:sz w:val="24"/>
                <w:szCs w:val="24"/>
              </w:rPr>
            </w:pPr>
            <w:r w:rsidRPr="00230CCE">
              <w:rPr>
                <w:rFonts w:ascii="Segoe UI" w:hAnsi="Segoe UI" w:cs="Segoe UI"/>
                <w:sz w:val="24"/>
                <w:szCs w:val="24"/>
              </w:rPr>
              <w:t xml:space="preserve">Cod </w:t>
            </w:r>
            <w:proofErr w:type="spellStart"/>
            <w:r w:rsidRPr="00230CCE">
              <w:rPr>
                <w:rFonts w:ascii="Segoe UI" w:hAnsi="Segoe UI" w:cs="Segoe UI"/>
                <w:sz w:val="24"/>
                <w:szCs w:val="24"/>
              </w:rPr>
              <w:t>aplicație</w:t>
            </w:r>
            <w:proofErr w:type="spellEnd"/>
            <w:r w:rsidRPr="00230CCE">
              <w:rPr>
                <w:rFonts w:ascii="Segoe UI" w:hAnsi="Segoe UI" w:cs="Segoe UI"/>
                <w:sz w:val="24"/>
                <w:szCs w:val="24"/>
              </w:rPr>
              <w:t xml:space="preserve"> web, README</w:t>
            </w:r>
          </w:p>
        </w:tc>
        <w:tc>
          <w:tcPr>
            <w:tcW w:w="2253" w:type="dxa"/>
          </w:tcPr>
          <w:p w14:paraId="034B83A6" w14:textId="5BC265CB" w:rsidR="00980A8F" w:rsidRPr="00230CCE" w:rsidRDefault="00980A8F" w:rsidP="00230CCE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230CCE">
              <w:rPr>
                <w:rFonts w:ascii="Segoe UI" w:hAnsi="Segoe UI" w:cs="Segoe UI"/>
                <w:sz w:val="24"/>
                <w:szCs w:val="24"/>
              </w:rPr>
              <w:t>Frondend+Backend</w:t>
            </w:r>
            <w:proofErr w:type="spellEnd"/>
          </w:p>
        </w:tc>
        <w:tc>
          <w:tcPr>
            <w:tcW w:w="1612" w:type="dxa"/>
          </w:tcPr>
          <w:p w14:paraId="03062EAF" w14:textId="55F20229" w:rsidR="00980A8F" w:rsidRPr="00230CCE" w:rsidRDefault="00980A8F" w:rsidP="00230CCE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230CCE">
              <w:rPr>
                <w:rFonts w:ascii="Segoe UI" w:hAnsi="Segoe UI" w:cs="Segoe UI"/>
                <w:sz w:val="24"/>
                <w:szCs w:val="24"/>
              </w:rPr>
              <w:t>Ședința</w:t>
            </w:r>
            <w:proofErr w:type="spellEnd"/>
            <w:r w:rsidRPr="00230CCE">
              <w:rPr>
                <w:rFonts w:ascii="Segoe UI" w:hAnsi="Segoe UI" w:cs="Segoe UI"/>
                <w:sz w:val="24"/>
                <w:szCs w:val="24"/>
              </w:rPr>
              <w:t xml:space="preserve"> 4</w:t>
            </w:r>
            <w:ins w:id="14" w:author="Microsoft Word" w:date="2025-11-20T13:41:00Z" w16du:dateUtc="2025-11-20T11:41:00Z">
              <w:r w:rsidR="005C4AD0">
                <w:rPr>
                  <w:rFonts w:ascii="Segoe UI" w:hAnsi="Segoe UI" w:cs="Segoe UI"/>
                  <w:sz w:val="24"/>
                  <w:szCs w:val="24"/>
                </w:rPr>
                <w:t>15.11.2025</w:t>
              </w:r>
            </w:ins>
          </w:p>
        </w:tc>
      </w:tr>
      <w:tr w:rsidR="00980A8F" w14:paraId="3F0114E6" w14:textId="77777777" w:rsidTr="00980A8F">
        <w:tc>
          <w:tcPr>
            <w:tcW w:w="1276" w:type="dxa"/>
          </w:tcPr>
          <w:p w14:paraId="00399888" w14:textId="499DC3AF" w:rsidR="00980A8F" w:rsidRPr="00230CCE" w:rsidRDefault="00980A8F" w:rsidP="00230CCE">
            <w:pPr>
              <w:pStyle w:val="ListParagraph"/>
              <w:ind w:left="142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230CCE">
              <w:rPr>
                <w:rFonts w:ascii="Segoe UI" w:hAnsi="Segoe UI" w:cs="Segoe U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10" w:type="dxa"/>
          </w:tcPr>
          <w:p w14:paraId="3C9D48E0" w14:textId="60461DAB" w:rsidR="00980A8F" w:rsidRPr="00230CCE" w:rsidRDefault="00980A8F" w:rsidP="00230CCE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230CCE">
              <w:rPr>
                <w:rFonts w:ascii="Segoe UI" w:hAnsi="Segoe UI" w:cs="Segoe UI"/>
                <w:sz w:val="24"/>
                <w:szCs w:val="24"/>
              </w:rPr>
              <w:t>Implementare</w:t>
            </w:r>
            <w:proofErr w:type="spellEnd"/>
            <w:r w:rsidRPr="00230CCE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230CCE">
              <w:rPr>
                <w:rFonts w:ascii="Segoe UI" w:hAnsi="Segoe UI" w:cs="Segoe UI"/>
                <w:sz w:val="24"/>
                <w:szCs w:val="24"/>
              </w:rPr>
              <w:t>aplicație</w:t>
            </w:r>
            <w:proofErr w:type="spellEnd"/>
            <w:r w:rsidRPr="00230CCE">
              <w:rPr>
                <w:rFonts w:ascii="Segoe UI" w:hAnsi="Segoe UI" w:cs="Segoe UI"/>
                <w:sz w:val="24"/>
                <w:szCs w:val="24"/>
              </w:rPr>
              <w:t xml:space="preserve"> React </w:t>
            </w:r>
            <w:proofErr w:type="spellStart"/>
            <w:r w:rsidRPr="00230CCE">
              <w:rPr>
                <w:rFonts w:ascii="Segoe UI" w:hAnsi="Segoe UI" w:cs="Segoe UI"/>
                <w:sz w:val="24"/>
                <w:szCs w:val="24"/>
              </w:rPr>
              <w:t>Native+documentație</w:t>
            </w:r>
            <w:proofErr w:type="spellEnd"/>
          </w:p>
        </w:tc>
        <w:tc>
          <w:tcPr>
            <w:tcW w:w="1728" w:type="dxa"/>
          </w:tcPr>
          <w:p w14:paraId="790182B1" w14:textId="2F4E0F11" w:rsidR="00980A8F" w:rsidRPr="002B0976" w:rsidRDefault="00980A8F" w:rsidP="002B0976">
            <w:pPr>
              <w:rPr>
                <w:rFonts w:ascii="Segoe UI" w:hAnsi="Segoe UI" w:cs="Segoe UI"/>
                <w:sz w:val="24"/>
                <w:szCs w:val="24"/>
              </w:rPr>
            </w:pPr>
            <w:r w:rsidRPr="002B0976">
              <w:rPr>
                <w:rFonts w:ascii="Segoe UI" w:hAnsi="Segoe UI" w:cs="Segoe UI"/>
                <w:sz w:val="24"/>
                <w:szCs w:val="24"/>
              </w:rPr>
              <w:t xml:space="preserve">Cod </w:t>
            </w:r>
            <w:proofErr w:type="spellStart"/>
            <w:r w:rsidRPr="002B0976">
              <w:rPr>
                <w:rFonts w:ascii="Segoe UI" w:hAnsi="Segoe UI" w:cs="Segoe UI"/>
                <w:sz w:val="24"/>
                <w:szCs w:val="24"/>
              </w:rPr>
              <w:t>aplicație</w:t>
            </w:r>
            <w:proofErr w:type="spellEnd"/>
            <w:r w:rsidRPr="002B0976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Pr="002B0976">
              <w:rPr>
                <w:rFonts w:ascii="Segoe UI" w:hAnsi="Segoe UI" w:cs="Segoe UI"/>
                <w:sz w:val="24"/>
                <w:szCs w:val="24"/>
              </w:rPr>
              <w:t>mobilă</w:t>
            </w:r>
            <w:proofErr w:type="spellEnd"/>
            <w:r w:rsidRPr="002B0976">
              <w:rPr>
                <w:rFonts w:ascii="Segoe UI" w:hAnsi="Segoe UI" w:cs="Segoe UI"/>
                <w:sz w:val="24"/>
                <w:szCs w:val="24"/>
              </w:rPr>
              <w:t>, README</w:t>
            </w:r>
          </w:p>
        </w:tc>
        <w:tc>
          <w:tcPr>
            <w:tcW w:w="2253" w:type="dxa"/>
          </w:tcPr>
          <w:p w14:paraId="49FFB184" w14:textId="462CB2D8" w:rsidR="00980A8F" w:rsidRPr="00230CCE" w:rsidRDefault="00980A8F" w:rsidP="00230CCE">
            <w:pPr>
              <w:rPr>
                <w:rFonts w:ascii="Segoe UI" w:hAnsi="Segoe UI" w:cs="Segoe UI"/>
                <w:sz w:val="24"/>
                <w:szCs w:val="24"/>
              </w:rPr>
            </w:pPr>
            <w:r w:rsidRPr="00230CCE">
              <w:rPr>
                <w:rFonts w:ascii="Segoe UI" w:hAnsi="Segoe UI" w:cs="Segoe UI"/>
                <w:sz w:val="24"/>
                <w:szCs w:val="24"/>
              </w:rPr>
              <w:t>Mobile + Backend</w:t>
            </w:r>
          </w:p>
        </w:tc>
        <w:tc>
          <w:tcPr>
            <w:tcW w:w="1612" w:type="dxa"/>
          </w:tcPr>
          <w:p w14:paraId="714A0079" w14:textId="5C7A773F" w:rsidR="00980A8F" w:rsidRPr="00230CCE" w:rsidRDefault="00980A8F" w:rsidP="00230CCE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230CCE">
              <w:rPr>
                <w:rFonts w:ascii="Segoe UI" w:hAnsi="Segoe UI" w:cs="Segoe UI"/>
                <w:sz w:val="24"/>
                <w:szCs w:val="24"/>
              </w:rPr>
              <w:t>Ședința</w:t>
            </w:r>
            <w:proofErr w:type="spellEnd"/>
            <w:r w:rsidRPr="00230CCE">
              <w:rPr>
                <w:rFonts w:ascii="Segoe UI" w:hAnsi="Segoe UI" w:cs="Segoe UI"/>
                <w:sz w:val="24"/>
                <w:szCs w:val="24"/>
              </w:rPr>
              <w:t xml:space="preserve"> 6</w:t>
            </w:r>
            <w:ins w:id="15" w:author="Microsoft Word" w:date="2025-11-20T13:41:00Z" w16du:dateUtc="2025-11-20T11:41:00Z">
              <w:r w:rsidR="005C4AD0">
                <w:rPr>
                  <w:rFonts w:ascii="Segoe UI" w:hAnsi="Segoe UI" w:cs="Segoe UI"/>
                  <w:sz w:val="24"/>
                  <w:szCs w:val="24"/>
                </w:rPr>
                <w:t>24.12.2025</w:t>
              </w:r>
            </w:ins>
          </w:p>
        </w:tc>
      </w:tr>
    </w:tbl>
    <w:p w14:paraId="79378930" w14:textId="77777777" w:rsidR="00642F86" w:rsidRPr="00642F86" w:rsidRDefault="00642F86" w:rsidP="00980A8F">
      <w:pPr>
        <w:pStyle w:val="ListParagraph"/>
        <w:ind w:left="142"/>
        <w:rPr>
          <w:rFonts w:ascii="Segoe UI" w:hAnsi="Segoe UI" w:cs="Segoe UI"/>
          <w:b/>
          <w:bCs/>
          <w:sz w:val="32"/>
          <w:szCs w:val="32"/>
        </w:rPr>
      </w:pPr>
    </w:p>
    <w:p w14:paraId="496916BE" w14:textId="71363603" w:rsidR="008861A0" w:rsidRDefault="002C1BEF" w:rsidP="005D0EAE">
      <w:pPr>
        <w:pStyle w:val="Heading2"/>
        <w:numPr>
          <w:ilvl w:val="0"/>
          <w:numId w:val="10"/>
        </w:numPr>
        <w:rPr>
          <w:rFonts w:ascii="Segoe UI" w:hAnsi="Segoe UI" w:cs="Segoe UI"/>
          <w:color w:val="000000" w:themeColor="text1"/>
          <w:sz w:val="32"/>
          <w:szCs w:val="32"/>
        </w:rPr>
      </w:pPr>
      <w:bookmarkStart w:id="16" w:name="_Toc214538464"/>
      <w:bookmarkStart w:id="17" w:name="_Toc212800712"/>
      <w:r w:rsidRPr="005D0EAE">
        <w:rPr>
          <w:rFonts w:ascii="Segoe UI" w:hAnsi="Segoe UI" w:cs="Segoe UI"/>
          <w:color w:val="000000" w:themeColor="text1"/>
          <w:sz w:val="32"/>
          <w:szCs w:val="32"/>
        </w:rPr>
        <w:t xml:space="preserve">Risc </w:t>
      </w:r>
      <w:proofErr w:type="spellStart"/>
      <w:r w:rsidRPr="005D0EAE">
        <w:rPr>
          <w:rFonts w:ascii="Segoe UI" w:hAnsi="Segoe UI" w:cs="Segoe UI"/>
          <w:color w:val="000000" w:themeColor="text1"/>
          <w:sz w:val="32"/>
          <w:szCs w:val="32"/>
        </w:rPr>
        <w:t>și</w:t>
      </w:r>
      <w:proofErr w:type="spellEnd"/>
      <w:r w:rsidRPr="005D0EAE">
        <w:rPr>
          <w:rFonts w:ascii="Segoe UI" w:hAnsi="Segoe UI" w:cs="Segoe UI"/>
          <w:color w:val="000000" w:themeColor="text1"/>
          <w:sz w:val="32"/>
          <w:szCs w:val="32"/>
        </w:rPr>
        <w:t xml:space="preserve"> </w:t>
      </w:r>
      <w:proofErr w:type="spellStart"/>
      <w:r w:rsidRPr="005D0EAE">
        <w:rPr>
          <w:rFonts w:ascii="Segoe UI" w:hAnsi="Segoe UI" w:cs="Segoe UI"/>
          <w:color w:val="000000" w:themeColor="text1"/>
          <w:sz w:val="32"/>
          <w:szCs w:val="32"/>
        </w:rPr>
        <w:t>constrângeri</w:t>
      </w:r>
      <w:bookmarkEnd w:id="16"/>
      <w:bookmarkEnd w:id="17"/>
      <w:proofErr w:type="spellEnd"/>
    </w:p>
    <w:p w14:paraId="35289704" w14:textId="77777777" w:rsidR="005D0EAE" w:rsidRPr="005D0EAE" w:rsidRDefault="005D0EAE" w:rsidP="005D0EAE">
      <w:pPr>
        <w:pStyle w:val="ListParagraph"/>
      </w:pPr>
    </w:p>
    <w:p w14:paraId="59BC69BA" w14:textId="5AE364A0" w:rsidR="005D0EAE" w:rsidRPr="005D0EAE" w:rsidRDefault="002C1BEF" w:rsidP="005D0EAE">
      <w:pPr>
        <w:pStyle w:val="ListParagraph"/>
        <w:numPr>
          <w:ilvl w:val="0"/>
          <w:numId w:val="14"/>
        </w:numPr>
        <w:spacing w:after="160"/>
      </w:pPr>
      <w:proofErr w:type="spellStart"/>
      <w:r w:rsidRPr="005D0EAE">
        <w:rPr>
          <w:rFonts w:ascii="Segoe UI" w:hAnsi="Segoe UI"/>
        </w:rPr>
        <w:t>Riscuri</w:t>
      </w:r>
      <w:proofErr w:type="spellEnd"/>
      <w:r w:rsidRPr="005D0EAE">
        <w:rPr>
          <w:rFonts w:ascii="Segoe UI" w:hAnsi="Segoe UI"/>
        </w:rPr>
        <w:t>:</w:t>
      </w:r>
      <w:r w:rsidRPr="005D0EAE">
        <w:rPr>
          <w:rFonts w:ascii="Segoe UI" w:hAnsi="Segoe UI"/>
        </w:rPr>
        <w:br/>
      </w:r>
      <w:r w:rsidR="005D0EAE">
        <w:rPr>
          <w:rFonts w:ascii="Segoe UI" w:hAnsi="Segoe UI"/>
        </w:rPr>
        <w:t xml:space="preserve">1. </w:t>
      </w:r>
      <w:r w:rsidRPr="005D0EAE">
        <w:rPr>
          <w:rFonts w:ascii="Segoe UI" w:hAnsi="Segoe UI"/>
        </w:rPr>
        <w:t xml:space="preserve">Întârzieri </w:t>
      </w:r>
      <w:proofErr w:type="spellStart"/>
      <w:r w:rsidRPr="005D0EAE">
        <w:rPr>
          <w:rFonts w:ascii="Segoe UI" w:hAnsi="Segoe UI"/>
        </w:rPr>
        <w:t>în</w:t>
      </w:r>
      <w:proofErr w:type="spellEnd"/>
      <w:r w:rsidRPr="005D0EAE">
        <w:rPr>
          <w:rFonts w:ascii="Segoe UI" w:hAnsi="Segoe UI"/>
        </w:rPr>
        <w:t xml:space="preserve"> </w:t>
      </w:r>
      <w:proofErr w:type="spellStart"/>
      <w:r w:rsidRPr="005D0EAE">
        <w:rPr>
          <w:rFonts w:ascii="Segoe UI" w:hAnsi="Segoe UI"/>
        </w:rPr>
        <w:t>dezvoltare</w:t>
      </w:r>
      <w:proofErr w:type="spellEnd"/>
      <w:r w:rsidRPr="005D0EAE">
        <w:rPr>
          <w:rFonts w:ascii="Segoe UI" w:hAnsi="Segoe UI"/>
        </w:rPr>
        <w:br/>
      </w:r>
      <w:r w:rsidR="005D0EAE">
        <w:rPr>
          <w:rFonts w:ascii="Segoe UI" w:hAnsi="Segoe UI"/>
        </w:rPr>
        <w:t xml:space="preserve">2. </w:t>
      </w:r>
      <w:proofErr w:type="spellStart"/>
      <w:r w:rsidRPr="005D0EAE">
        <w:rPr>
          <w:rFonts w:ascii="Segoe UI" w:hAnsi="Segoe UI"/>
        </w:rPr>
        <w:t>Probleme</w:t>
      </w:r>
      <w:proofErr w:type="spellEnd"/>
      <w:r w:rsidRPr="005D0EAE">
        <w:rPr>
          <w:rFonts w:ascii="Segoe UI" w:hAnsi="Segoe UI"/>
        </w:rPr>
        <w:t xml:space="preserve"> de </w:t>
      </w:r>
      <w:proofErr w:type="spellStart"/>
      <w:r w:rsidRPr="005D0EAE">
        <w:rPr>
          <w:rFonts w:ascii="Segoe UI" w:hAnsi="Segoe UI"/>
        </w:rPr>
        <w:t>integrare</w:t>
      </w:r>
      <w:proofErr w:type="spellEnd"/>
      <w:r w:rsidRPr="005D0EAE">
        <w:rPr>
          <w:rFonts w:ascii="Segoe UI" w:hAnsi="Segoe UI"/>
        </w:rPr>
        <w:br/>
      </w:r>
      <w:r w:rsidR="005D0EAE">
        <w:rPr>
          <w:rFonts w:ascii="Segoe UI" w:hAnsi="Segoe UI"/>
        </w:rPr>
        <w:t xml:space="preserve">3. </w:t>
      </w:r>
      <w:proofErr w:type="spellStart"/>
      <w:r w:rsidRPr="005D0EAE">
        <w:rPr>
          <w:rFonts w:ascii="Segoe UI" w:hAnsi="Segoe UI"/>
        </w:rPr>
        <w:t>Cerințe</w:t>
      </w:r>
      <w:proofErr w:type="spellEnd"/>
      <w:r w:rsidRPr="005D0EAE">
        <w:rPr>
          <w:rFonts w:ascii="Segoe UI" w:hAnsi="Segoe UI"/>
        </w:rPr>
        <w:t xml:space="preserve"> </w:t>
      </w:r>
      <w:proofErr w:type="spellStart"/>
      <w:r w:rsidRPr="005D0EAE">
        <w:rPr>
          <w:rFonts w:ascii="Segoe UI" w:hAnsi="Segoe UI"/>
        </w:rPr>
        <w:t>neclare</w:t>
      </w:r>
      <w:proofErr w:type="spellEnd"/>
    </w:p>
    <w:p w14:paraId="494D5460" w14:textId="77777777" w:rsidR="005D0EAE" w:rsidRPr="005D0EAE" w:rsidRDefault="005D0EAE" w:rsidP="005D0EAE">
      <w:pPr>
        <w:pStyle w:val="ListParagraph"/>
        <w:spacing w:after="160"/>
      </w:pPr>
    </w:p>
    <w:p w14:paraId="5F9A52F5" w14:textId="5E1DE2AC" w:rsidR="008861A0" w:rsidRPr="00AC434B" w:rsidRDefault="002C1BEF" w:rsidP="005D0EAE">
      <w:pPr>
        <w:pStyle w:val="ListParagraph"/>
        <w:numPr>
          <w:ilvl w:val="0"/>
          <w:numId w:val="14"/>
        </w:numPr>
        <w:spacing w:after="160"/>
      </w:pPr>
      <w:proofErr w:type="spellStart"/>
      <w:r w:rsidRPr="005D0EAE">
        <w:rPr>
          <w:rFonts w:ascii="Segoe UI" w:hAnsi="Segoe UI"/>
        </w:rPr>
        <w:t>Constrângeri</w:t>
      </w:r>
      <w:proofErr w:type="spellEnd"/>
      <w:r w:rsidRPr="005D0EAE">
        <w:rPr>
          <w:rFonts w:ascii="Segoe UI" w:hAnsi="Segoe UI"/>
        </w:rPr>
        <w:t>:</w:t>
      </w:r>
      <w:r w:rsidRPr="005D0EAE">
        <w:rPr>
          <w:rFonts w:ascii="Segoe UI" w:hAnsi="Segoe UI"/>
        </w:rPr>
        <w:br/>
      </w:r>
      <w:r w:rsidR="005D0EAE">
        <w:rPr>
          <w:rFonts w:ascii="Segoe UI" w:hAnsi="Segoe UI"/>
        </w:rPr>
        <w:t>1.</w:t>
      </w:r>
      <w:r w:rsidRPr="005D0EAE">
        <w:rPr>
          <w:rFonts w:ascii="Segoe UI" w:hAnsi="Segoe UI"/>
        </w:rPr>
        <w:t xml:space="preserve">Timp </w:t>
      </w:r>
      <w:proofErr w:type="spellStart"/>
      <w:r w:rsidRPr="005D0EAE">
        <w:rPr>
          <w:rFonts w:ascii="Segoe UI" w:hAnsi="Segoe UI"/>
        </w:rPr>
        <w:t>limitat</w:t>
      </w:r>
      <w:proofErr w:type="spellEnd"/>
      <w:r w:rsidRPr="005D0EAE">
        <w:rPr>
          <w:rFonts w:ascii="Segoe UI" w:hAnsi="Segoe UI"/>
        </w:rPr>
        <w:t xml:space="preserve"> </w:t>
      </w:r>
      <w:r w:rsidRPr="005D0EAE">
        <w:rPr>
          <w:rFonts w:ascii="Segoe UI" w:hAnsi="Segoe UI"/>
        </w:rPr>
        <w:br/>
      </w:r>
      <w:r w:rsidR="005D0EAE">
        <w:rPr>
          <w:rFonts w:ascii="Segoe UI" w:hAnsi="Segoe UI"/>
        </w:rPr>
        <w:t>2.</w:t>
      </w:r>
      <w:r w:rsidRPr="005D0EAE">
        <w:rPr>
          <w:rFonts w:ascii="Segoe UI" w:hAnsi="Segoe UI"/>
        </w:rPr>
        <w:t xml:space="preserve">Resurse </w:t>
      </w:r>
      <w:proofErr w:type="spellStart"/>
      <w:r w:rsidRPr="005D0EAE">
        <w:rPr>
          <w:rFonts w:ascii="Segoe UI" w:hAnsi="Segoe UI"/>
        </w:rPr>
        <w:t>tehnice</w:t>
      </w:r>
      <w:proofErr w:type="spellEnd"/>
      <w:r w:rsidRPr="005D0EAE">
        <w:rPr>
          <w:rFonts w:ascii="Segoe UI" w:hAnsi="Segoe UI"/>
        </w:rPr>
        <w:t xml:space="preserve"> </w:t>
      </w:r>
      <w:proofErr w:type="spellStart"/>
      <w:r w:rsidRPr="005D0EAE">
        <w:rPr>
          <w:rFonts w:ascii="Segoe UI" w:hAnsi="Segoe UI"/>
        </w:rPr>
        <w:t>limitate</w:t>
      </w:r>
      <w:proofErr w:type="spellEnd"/>
      <w:r w:rsidRPr="005D0EAE">
        <w:rPr>
          <w:rFonts w:ascii="Segoe UI" w:hAnsi="Segoe UI"/>
        </w:rPr>
        <w:br/>
      </w:r>
      <w:r w:rsidR="005D0EAE">
        <w:rPr>
          <w:rFonts w:ascii="Segoe UI" w:hAnsi="Segoe UI"/>
        </w:rPr>
        <w:t>3.</w:t>
      </w:r>
      <w:r w:rsidRPr="005D0EAE">
        <w:rPr>
          <w:rFonts w:ascii="Segoe UI" w:hAnsi="Segoe UI"/>
        </w:rPr>
        <w:t xml:space="preserve">Disponibilitatea </w:t>
      </w:r>
      <w:proofErr w:type="spellStart"/>
      <w:r w:rsidRPr="005D0EAE">
        <w:rPr>
          <w:rFonts w:ascii="Segoe UI" w:hAnsi="Segoe UI"/>
        </w:rPr>
        <w:t>echipei</w:t>
      </w:r>
      <w:proofErr w:type="spellEnd"/>
    </w:p>
    <w:p w14:paraId="3CF8A487" w14:textId="77777777" w:rsidR="00962C59" w:rsidRDefault="00962C59" w:rsidP="00962C59">
      <w:pPr>
        <w:spacing w:after="160"/>
        <w:ind w:left="360"/>
        <w:rPr>
          <w:ins w:id="18" w:author="Microsoft Word" w:date="2025-11-20T13:41:00Z" w16du:dateUtc="2025-11-20T11:41:00Z"/>
        </w:rPr>
      </w:pPr>
    </w:p>
    <w:p w14:paraId="3E6D7C56" w14:textId="59C1A016" w:rsidR="008861A0" w:rsidRDefault="002C1BEF" w:rsidP="00163075">
      <w:pPr>
        <w:pStyle w:val="Heading2"/>
        <w:numPr>
          <w:ilvl w:val="0"/>
          <w:numId w:val="10"/>
        </w:numPr>
        <w:rPr>
          <w:rFonts w:ascii="Segoe UI" w:hAnsi="Segoe UI" w:cs="Segoe UI"/>
          <w:color w:val="000000" w:themeColor="text1"/>
          <w:sz w:val="32"/>
          <w:szCs w:val="32"/>
        </w:rPr>
      </w:pPr>
      <w:bookmarkStart w:id="19" w:name="_Toc214538465"/>
      <w:bookmarkStart w:id="20" w:name="_Toc212800713"/>
      <w:proofErr w:type="spellStart"/>
      <w:r w:rsidRPr="00163075">
        <w:rPr>
          <w:rFonts w:ascii="Segoe UI" w:hAnsi="Segoe UI" w:cs="Segoe UI"/>
          <w:color w:val="000000" w:themeColor="text1"/>
          <w:sz w:val="32"/>
          <w:szCs w:val="32"/>
        </w:rPr>
        <w:t>Criterii</w:t>
      </w:r>
      <w:proofErr w:type="spellEnd"/>
      <w:r w:rsidRPr="00163075">
        <w:rPr>
          <w:rFonts w:ascii="Segoe UI" w:hAnsi="Segoe UI" w:cs="Segoe UI"/>
          <w:color w:val="000000" w:themeColor="text1"/>
          <w:sz w:val="32"/>
          <w:szCs w:val="32"/>
        </w:rPr>
        <w:t xml:space="preserve"> de </w:t>
      </w:r>
      <w:r w:rsidR="00163075">
        <w:rPr>
          <w:rFonts w:ascii="Segoe UI" w:hAnsi="Segoe UI" w:cs="Segoe UI"/>
          <w:color w:val="000000" w:themeColor="text1"/>
          <w:sz w:val="32"/>
          <w:szCs w:val="32"/>
        </w:rPr>
        <w:t>success</w:t>
      </w:r>
      <w:bookmarkEnd w:id="19"/>
      <w:bookmarkEnd w:id="20"/>
    </w:p>
    <w:p w14:paraId="2E70D7A6" w14:textId="77777777" w:rsidR="00163075" w:rsidRPr="00163075" w:rsidRDefault="00163075" w:rsidP="00163075">
      <w:pPr>
        <w:pStyle w:val="ListParagraph"/>
      </w:pPr>
    </w:p>
    <w:p w14:paraId="41748DDB" w14:textId="77777777" w:rsidR="00163075" w:rsidRPr="00163075" w:rsidRDefault="002C1BEF" w:rsidP="00163075">
      <w:pPr>
        <w:pStyle w:val="ListParagraph"/>
        <w:numPr>
          <w:ilvl w:val="0"/>
          <w:numId w:val="17"/>
        </w:numPr>
        <w:spacing w:after="160"/>
      </w:pPr>
      <w:proofErr w:type="spellStart"/>
      <w:r w:rsidRPr="00163075">
        <w:rPr>
          <w:rFonts w:ascii="Segoe UI" w:hAnsi="Segoe UI"/>
        </w:rPr>
        <w:t>Aplicația</w:t>
      </w:r>
      <w:proofErr w:type="spellEnd"/>
      <w:r w:rsidRPr="00163075">
        <w:rPr>
          <w:rFonts w:ascii="Segoe UI" w:hAnsi="Segoe UI"/>
        </w:rPr>
        <w:t xml:space="preserve"> </w:t>
      </w:r>
      <w:proofErr w:type="spellStart"/>
      <w:r w:rsidRPr="00163075">
        <w:rPr>
          <w:rFonts w:ascii="Segoe UI" w:hAnsi="Segoe UI"/>
        </w:rPr>
        <w:t>este</w:t>
      </w:r>
      <w:proofErr w:type="spellEnd"/>
      <w:r w:rsidRPr="00163075">
        <w:rPr>
          <w:rFonts w:ascii="Segoe UI" w:hAnsi="Segoe UI"/>
        </w:rPr>
        <w:t xml:space="preserve"> </w:t>
      </w:r>
      <w:proofErr w:type="spellStart"/>
      <w:r w:rsidRPr="00163075">
        <w:rPr>
          <w:rFonts w:ascii="Segoe UI" w:hAnsi="Segoe UI"/>
        </w:rPr>
        <w:t>funcțională</w:t>
      </w:r>
      <w:proofErr w:type="spellEnd"/>
      <w:r w:rsidRPr="00163075">
        <w:rPr>
          <w:rFonts w:ascii="Segoe UI" w:hAnsi="Segoe UI"/>
        </w:rPr>
        <w:t xml:space="preserve"> </w:t>
      </w:r>
      <w:proofErr w:type="spellStart"/>
      <w:r w:rsidRPr="00163075">
        <w:rPr>
          <w:rFonts w:ascii="Segoe UI" w:hAnsi="Segoe UI"/>
        </w:rPr>
        <w:t>și</w:t>
      </w:r>
      <w:proofErr w:type="spellEnd"/>
      <w:r w:rsidRPr="00163075">
        <w:rPr>
          <w:rFonts w:ascii="Segoe UI" w:hAnsi="Segoe UI"/>
        </w:rPr>
        <w:t xml:space="preserve"> </w:t>
      </w:r>
      <w:proofErr w:type="spellStart"/>
      <w:r w:rsidRPr="00163075">
        <w:rPr>
          <w:rFonts w:ascii="Segoe UI" w:hAnsi="Segoe UI"/>
        </w:rPr>
        <w:t>stabilă</w:t>
      </w:r>
      <w:proofErr w:type="spellEnd"/>
    </w:p>
    <w:p w14:paraId="62C2B07B" w14:textId="1C744DE5" w:rsidR="00163075" w:rsidRPr="00163075" w:rsidRDefault="00163075" w:rsidP="00163075">
      <w:pPr>
        <w:pStyle w:val="ListParagraph"/>
        <w:numPr>
          <w:ilvl w:val="0"/>
          <w:numId w:val="17"/>
        </w:numPr>
        <w:spacing w:after="160"/>
      </w:pPr>
      <w:proofErr w:type="spellStart"/>
      <w:r w:rsidRPr="00163075">
        <w:rPr>
          <w:rFonts w:ascii="Segoe UI" w:hAnsi="Segoe UI"/>
        </w:rPr>
        <w:t>Interfața</w:t>
      </w:r>
      <w:proofErr w:type="spellEnd"/>
      <w:r w:rsidRPr="00163075">
        <w:rPr>
          <w:rFonts w:ascii="Segoe UI" w:hAnsi="Segoe UI"/>
        </w:rPr>
        <w:t xml:space="preserve"> </w:t>
      </w:r>
      <w:proofErr w:type="spellStart"/>
      <w:r w:rsidRPr="00163075">
        <w:rPr>
          <w:rFonts w:ascii="Segoe UI" w:hAnsi="Segoe UI"/>
        </w:rPr>
        <w:t>este</w:t>
      </w:r>
      <w:proofErr w:type="spellEnd"/>
      <w:r w:rsidRPr="00163075">
        <w:rPr>
          <w:rFonts w:ascii="Segoe UI" w:hAnsi="Segoe UI"/>
        </w:rPr>
        <w:t xml:space="preserve"> </w:t>
      </w:r>
      <w:proofErr w:type="spellStart"/>
      <w:r w:rsidRPr="00163075">
        <w:rPr>
          <w:rFonts w:ascii="Segoe UI" w:hAnsi="Segoe UI"/>
        </w:rPr>
        <w:t>ușor</w:t>
      </w:r>
      <w:proofErr w:type="spellEnd"/>
      <w:r w:rsidRPr="00163075">
        <w:rPr>
          <w:rFonts w:ascii="Segoe UI" w:hAnsi="Segoe UI"/>
        </w:rPr>
        <w:t xml:space="preserve"> de </w:t>
      </w:r>
      <w:proofErr w:type="spellStart"/>
      <w:r w:rsidRPr="00163075">
        <w:rPr>
          <w:rFonts w:ascii="Segoe UI" w:hAnsi="Segoe UI"/>
        </w:rPr>
        <w:t>utilizat</w:t>
      </w:r>
      <w:proofErr w:type="spellEnd"/>
    </w:p>
    <w:p w14:paraId="311F9CAC" w14:textId="0FEF363A" w:rsidR="00163075" w:rsidRPr="00163075" w:rsidRDefault="00163075" w:rsidP="00163075">
      <w:pPr>
        <w:pStyle w:val="ListParagraph"/>
        <w:numPr>
          <w:ilvl w:val="0"/>
          <w:numId w:val="17"/>
        </w:numPr>
        <w:spacing w:after="160"/>
      </w:pPr>
      <w:proofErr w:type="spellStart"/>
      <w:r w:rsidRPr="00163075">
        <w:rPr>
          <w:rFonts w:ascii="Segoe UI" w:hAnsi="Segoe UI"/>
        </w:rPr>
        <w:t>Cerințele</w:t>
      </w:r>
      <w:proofErr w:type="spellEnd"/>
      <w:r w:rsidRPr="00163075">
        <w:rPr>
          <w:rFonts w:ascii="Segoe UI" w:hAnsi="Segoe UI"/>
        </w:rPr>
        <w:t xml:space="preserve"> de </w:t>
      </w:r>
      <w:proofErr w:type="spellStart"/>
      <w:r w:rsidRPr="00163075">
        <w:rPr>
          <w:rFonts w:ascii="Segoe UI" w:hAnsi="Segoe UI"/>
        </w:rPr>
        <w:t>bază</w:t>
      </w:r>
      <w:proofErr w:type="spellEnd"/>
      <w:r w:rsidRPr="00163075">
        <w:rPr>
          <w:rFonts w:ascii="Segoe UI" w:hAnsi="Segoe UI"/>
        </w:rPr>
        <w:t xml:space="preserve"> sunt </w:t>
      </w:r>
      <w:proofErr w:type="spellStart"/>
      <w:r w:rsidRPr="00163075">
        <w:rPr>
          <w:rFonts w:ascii="Segoe UI" w:hAnsi="Segoe UI"/>
        </w:rPr>
        <w:t>îndeplinite</w:t>
      </w:r>
      <w:proofErr w:type="spellEnd"/>
    </w:p>
    <w:p w14:paraId="0947C856" w14:textId="4C02CFC8" w:rsidR="008861A0" w:rsidRDefault="00163075" w:rsidP="00163075">
      <w:pPr>
        <w:pStyle w:val="ListParagraph"/>
        <w:numPr>
          <w:ilvl w:val="0"/>
          <w:numId w:val="17"/>
        </w:numPr>
        <w:spacing w:after="160"/>
      </w:pPr>
      <w:proofErr w:type="spellStart"/>
      <w:r w:rsidRPr="00163075">
        <w:rPr>
          <w:rFonts w:ascii="Segoe UI" w:hAnsi="Segoe UI"/>
        </w:rPr>
        <w:t>Proiectul</w:t>
      </w:r>
      <w:proofErr w:type="spellEnd"/>
      <w:r w:rsidRPr="00163075">
        <w:rPr>
          <w:rFonts w:ascii="Segoe UI" w:hAnsi="Segoe UI"/>
        </w:rPr>
        <w:t xml:space="preserve"> </w:t>
      </w:r>
      <w:proofErr w:type="spellStart"/>
      <w:r w:rsidRPr="00163075">
        <w:rPr>
          <w:rFonts w:ascii="Segoe UI" w:hAnsi="Segoe UI"/>
        </w:rPr>
        <w:t>finalizat</w:t>
      </w:r>
      <w:proofErr w:type="spellEnd"/>
      <w:r w:rsidRPr="00163075">
        <w:rPr>
          <w:rFonts w:ascii="Segoe UI" w:hAnsi="Segoe UI"/>
        </w:rPr>
        <w:t xml:space="preserve"> </w:t>
      </w:r>
      <w:proofErr w:type="spellStart"/>
      <w:r w:rsidRPr="00163075">
        <w:rPr>
          <w:rFonts w:ascii="Segoe UI" w:hAnsi="Segoe UI"/>
        </w:rPr>
        <w:t>în</w:t>
      </w:r>
      <w:proofErr w:type="spellEnd"/>
      <w:r w:rsidRPr="00163075">
        <w:rPr>
          <w:rFonts w:ascii="Segoe UI" w:hAnsi="Segoe UI"/>
        </w:rPr>
        <w:t xml:space="preserve"> termen</w:t>
      </w:r>
      <w:r w:rsidR="002C1BEF" w:rsidRPr="00163075">
        <w:rPr>
          <w:rFonts w:ascii="Segoe UI" w:hAnsi="Segoe UI"/>
        </w:rPr>
        <w:br/>
      </w:r>
    </w:p>
    <w:p w14:paraId="3F90CC75" w14:textId="39844A2B" w:rsidR="008861A0" w:rsidRDefault="008861A0">
      <w:pPr>
        <w:spacing w:after="160"/>
      </w:pPr>
    </w:p>
    <w:sectPr w:rsidR="008861A0" w:rsidSect="00216162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11825" w14:textId="77777777" w:rsidR="002C1BEF" w:rsidRDefault="002C1BEF">
      <w:pPr>
        <w:spacing w:after="0" w:line="240" w:lineRule="auto"/>
      </w:pPr>
      <w:r>
        <w:separator/>
      </w:r>
    </w:p>
  </w:endnote>
  <w:endnote w:type="continuationSeparator" w:id="0">
    <w:p w14:paraId="21D41037" w14:textId="77777777" w:rsidR="002C1BEF" w:rsidRDefault="002C1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34683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BD2E4A" w14:textId="27F0809E" w:rsidR="00216162" w:rsidRDefault="0021616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4AAC18" w14:textId="2D364530" w:rsidR="008861A0" w:rsidRDefault="008861A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0CF91" w14:textId="77777777" w:rsidR="002C1BEF" w:rsidRDefault="002C1BEF">
      <w:pPr>
        <w:spacing w:after="0" w:line="240" w:lineRule="auto"/>
      </w:pPr>
      <w:r>
        <w:separator/>
      </w:r>
    </w:p>
  </w:footnote>
  <w:footnote w:type="continuationSeparator" w:id="0">
    <w:p w14:paraId="17A2801A" w14:textId="77777777" w:rsidR="002C1BEF" w:rsidRDefault="002C1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AC008" w14:textId="0DBF4054" w:rsidR="008861A0" w:rsidRDefault="008861A0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7E4C94"/>
    <w:multiLevelType w:val="hybridMultilevel"/>
    <w:tmpl w:val="121616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72DF5"/>
    <w:multiLevelType w:val="hybridMultilevel"/>
    <w:tmpl w:val="C18E194E"/>
    <w:lvl w:ilvl="0" w:tplc="38B62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8F5D97"/>
    <w:multiLevelType w:val="hybridMultilevel"/>
    <w:tmpl w:val="67B4DF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36283"/>
    <w:multiLevelType w:val="hybridMultilevel"/>
    <w:tmpl w:val="E5A8F24E"/>
    <w:lvl w:ilvl="0" w:tplc="28DE531A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175EA7"/>
    <w:multiLevelType w:val="multilevel"/>
    <w:tmpl w:val="CC684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F62401"/>
    <w:multiLevelType w:val="hybridMultilevel"/>
    <w:tmpl w:val="D76850A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A3095B"/>
    <w:multiLevelType w:val="multilevel"/>
    <w:tmpl w:val="30E6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B6DB2"/>
    <w:multiLevelType w:val="hybridMultilevel"/>
    <w:tmpl w:val="A1A6DF8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53522F"/>
    <w:multiLevelType w:val="hybridMultilevel"/>
    <w:tmpl w:val="60089052"/>
    <w:lvl w:ilvl="0" w:tplc="D1DC63F0">
      <w:start w:val="8"/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F5454D"/>
    <w:multiLevelType w:val="hybridMultilevel"/>
    <w:tmpl w:val="B532AE5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059983">
    <w:abstractNumId w:val="8"/>
  </w:num>
  <w:num w:numId="2" w16cid:durableId="1269507732">
    <w:abstractNumId w:val="6"/>
  </w:num>
  <w:num w:numId="3" w16cid:durableId="2045013621">
    <w:abstractNumId w:val="5"/>
  </w:num>
  <w:num w:numId="4" w16cid:durableId="996297823">
    <w:abstractNumId w:val="4"/>
  </w:num>
  <w:num w:numId="5" w16cid:durableId="621234348">
    <w:abstractNumId w:val="7"/>
  </w:num>
  <w:num w:numId="6" w16cid:durableId="447238316">
    <w:abstractNumId w:val="3"/>
  </w:num>
  <w:num w:numId="7" w16cid:durableId="1949920721">
    <w:abstractNumId w:val="2"/>
  </w:num>
  <w:num w:numId="8" w16cid:durableId="156728300">
    <w:abstractNumId w:val="1"/>
  </w:num>
  <w:num w:numId="9" w16cid:durableId="1971743123">
    <w:abstractNumId w:val="0"/>
  </w:num>
  <w:num w:numId="10" w16cid:durableId="1615021830">
    <w:abstractNumId w:val="10"/>
  </w:num>
  <w:num w:numId="11" w16cid:durableId="730736998">
    <w:abstractNumId w:val="18"/>
  </w:num>
  <w:num w:numId="12" w16cid:durableId="2052219887">
    <w:abstractNumId w:val="9"/>
  </w:num>
  <w:num w:numId="13" w16cid:durableId="1714184423">
    <w:abstractNumId w:val="11"/>
  </w:num>
  <w:num w:numId="14" w16cid:durableId="267810891">
    <w:abstractNumId w:val="12"/>
  </w:num>
  <w:num w:numId="15" w16cid:durableId="1490823673">
    <w:abstractNumId w:val="14"/>
  </w:num>
  <w:num w:numId="16" w16cid:durableId="1832790618">
    <w:abstractNumId w:val="17"/>
  </w:num>
  <w:num w:numId="17" w16cid:durableId="277375805">
    <w:abstractNumId w:val="16"/>
  </w:num>
  <w:num w:numId="18" w16cid:durableId="1049917696">
    <w:abstractNumId w:val="15"/>
  </w:num>
  <w:num w:numId="19" w16cid:durableId="5780587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A5B"/>
    <w:rsid w:val="00106660"/>
    <w:rsid w:val="0014528C"/>
    <w:rsid w:val="0015074B"/>
    <w:rsid w:val="00163075"/>
    <w:rsid w:val="00216162"/>
    <w:rsid w:val="00230CCE"/>
    <w:rsid w:val="0029639D"/>
    <w:rsid w:val="002A52DD"/>
    <w:rsid w:val="002B0976"/>
    <w:rsid w:val="002C1BEF"/>
    <w:rsid w:val="002C5387"/>
    <w:rsid w:val="00326F90"/>
    <w:rsid w:val="003B0952"/>
    <w:rsid w:val="003D095A"/>
    <w:rsid w:val="003E5A12"/>
    <w:rsid w:val="00455286"/>
    <w:rsid w:val="005628CA"/>
    <w:rsid w:val="005C4AD0"/>
    <w:rsid w:val="005D0EAE"/>
    <w:rsid w:val="0063444C"/>
    <w:rsid w:val="00642F86"/>
    <w:rsid w:val="00664F4C"/>
    <w:rsid w:val="00757C5B"/>
    <w:rsid w:val="007B23D0"/>
    <w:rsid w:val="00841223"/>
    <w:rsid w:val="008861A0"/>
    <w:rsid w:val="008A5F0B"/>
    <w:rsid w:val="008C5F24"/>
    <w:rsid w:val="0090333C"/>
    <w:rsid w:val="00962C59"/>
    <w:rsid w:val="00980A8F"/>
    <w:rsid w:val="00A035FE"/>
    <w:rsid w:val="00AA1D8D"/>
    <w:rsid w:val="00AC434B"/>
    <w:rsid w:val="00B0513C"/>
    <w:rsid w:val="00B4697A"/>
    <w:rsid w:val="00B47730"/>
    <w:rsid w:val="00BA5F05"/>
    <w:rsid w:val="00C53ECD"/>
    <w:rsid w:val="00C54E38"/>
    <w:rsid w:val="00C745B0"/>
    <w:rsid w:val="00CA2300"/>
    <w:rsid w:val="00CB0664"/>
    <w:rsid w:val="00CD0FCD"/>
    <w:rsid w:val="00CF35B9"/>
    <w:rsid w:val="00D01C43"/>
    <w:rsid w:val="00D242EB"/>
    <w:rsid w:val="00D6034B"/>
    <w:rsid w:val="00D77400"/>
    <w:rsid w:val="00E557EB"/>
    <w:rsid w:val="00EC04CC"/>
    <w:rsid w:val="00ED7424"/>
    <w:rsid w:val="00EF790D"/>
    <w:rsid w:val="00F37C4C"/>
    <w:rsid w:val="00FB44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91694"/>
  <w14:defaultImageDpi w14:val="300"/>
  <w15:docId w15:val="{43E703F3-FBC8-4E57-9E96-ECB9F4B08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8C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3-Accent3">
    <w:name w:val="List Table 3 Accent 3"/>
    <w:basedOn w:val="TableNormal"/>
    <w:uiPriority w:val="48"/>
    <w:rsid w:val="00FB44DF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PlainTable5">
    <w:name w:val="Plain Table 5"/>
    <w:basedOn w:val="TableNormal"/>
    <w:uiPriority w:val="99"/>
    <w:rsid w:val="00FB44D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FB44D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3">
    <w:name w:val="Grid Table 3 Accent 3"/>
    <w:basedOn w:val="TableNormal"/>
    <w:uiPriority w:val="48"/>
    <w:rsid w:val="00FB44DF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D01C43"/>
    <w:pPr>
      <w:tabs>
        <w:tab w:val="left" w:pos="720"/>
        <w:tab w:val="right" w:leader="dot" w:pos="9019"/>
      </w:tabs>
      <w:spacing w:after="100"/>
      <w:ind w:left="220"/>
    </w:pPr>
    <w:rPr>
      <w:rFonts w:ascii="Segoe UI" w:hAnsi="Segoe UI" w:cs="Segoe UI"/>
      <w:b/>
      <w:bCs/>
      <w:i/>
      <w:iCs/>
      <w:noProof/>
    </w:rPr>
  </w:style>
  <w:style w:type="character" w:styleId="Hyperlink">
    <w:name w:val="Hyperlink"/>
    <w:basedOn w:val="DefaultParagraphFont"/>
    <w:uiPriority w:val="99"/>
    <w:unhideWhenUsed/>
    <w:rsid w:val="00E557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Ioachim Munteanu</cp:lastModifiedBy>
  <cp:revision>18</cp:revision>
  <dcterms:created xsi:type="dcterms:W3CDTF">2025-10-31T09:01:00Z</dcterms:created>
  <dcterms:modified xsi:type="dcterms:W3CDTF">2025-11-20T11:43:00Z</dcterms:modified>
  <cp:category/>
</cp:coreProperties>
</file>